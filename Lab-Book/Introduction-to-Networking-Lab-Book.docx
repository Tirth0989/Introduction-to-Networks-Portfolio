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tabs>
          <w:tab w:val="left" w:pos="709"/>
        </w:tabs>
      </w:pPr>
      <w:r>
        <w:rPr>
          <w:rtl w:val="0"/>
        </w:rPr>
        <w:t xml:space="preserve"> </w:t>
      </w:r>
    </w:p>
    <w:p>
      <w:pPr>
        <w:pStyle w:val="Body"/>
        <w:tabs>
          <w:tab w:val="left" w:pos="709"/>
        </w:tabs>
      </w:pPr>
      <w:r>
        <mc:AlternateContent>
          <mc:Choice Requires="wps">
            <w:drawing xmlns:a="http://schemas.openxmlformats.org/drawingml/2006/main">
              <wp:anchor distT="0" distB="0" distL="0" distR="0" simplePos="0" relativeHeight="251646976" behindDoc="1" locked="0" layoutInCell="1" allowOverlap="1">
                <wp:simplePos x="0" y="0"/>
                <wp:positionH relativeFrom="page">
                  <wp:posOffset>388620</wp:posOffset>
                </wp:positionH>
                <wp:positionV relativeFrom="page">
                  <wp:posOffset>609600</wp:posOffset>
                </wp:positionV>
                <wp:extent cx="6842760" cy="10126980"/>
                <wp:effectExtent l="0" t="0" r="0" b="0"/>
                <wp:wrapNone/>
                <wp:docPr id="1073741825" name="officeArt object" descr="Cover page layout"/>
                <wp:cNvGraphicFramePr/>
                <a:graphic xmlns:a="http://schemas.openxmlformats.org/drawingml/2006/main">
                  <a:graphicData uri="http://schemas.microsoft.com/office/word/2010/wordprocessingShape">
                    <wps:wsp>
                      <wps:cNvSpPr txBox="1"/>
                      <wps:spPr>
                        <a:xfrm>
                          <a:off x="0" y="0"/>
                          <a:ext cx="6842760" cy="10126980"/>
                        </a:xfrm>
                        <a:prstGeom prst="rect">
                          <a:avLst/>
                        </a:prstGeom>
                        <a:noFill/>
                        <a:ln w="12700" cap="flat">
                          <a:noFill/>
                          <a:miter lim="400000"/>
                        </a:ln>
                        <a:effectLst/>
                      </wps:spPr>
                      <wps:txbx>
                        <w:txbxContent>
                          <w:p>
                            <w:pPr>
                              <w:pStyle w:val="Body"/>
                              <w:ind w:left="240" w:firstLine="0"/>
                              <w:rPr>
                                <w:sz w:val="22"/>
                                <w:szCs w:val="22"/>
                              </w:rPr>
                            </w:pPr>
                            <w:r>
                              <w:rPr>
                                <w:outline w:val="0"/>
                                <w:color w:val="262626"/>
                                <w:sz w:val="22"/>
                                <w:szCs w:val="22"/>
                                <w:u w:color="262626"/>
                                <w:rtl w:val="0"/>
                                <w:lang w:val="en-US"/>
                                <w14:textFill>
                                  <w14:solidFill>
                                    <w14:srgbClr w14:val="262626"/>
                                  </w14:solidFill>
                                </w14:textFill>
                              </w:rPr>
                              <w:t>This book belongs to _____________________________________</w:t>
                            </w:r>
                          </w:p>
                          <w:p>
                            <w:pPr>
                              <w:pStyle w:val="Body"/>
                            </w:pPr>
                          </w:p>
                          <w:p>
                            <w:pPr>
                              <w:pStyle w:val="Body"/>
                              <w:jc w:val="center"/>
                              <w:rPr>
                                <w:b w:val="1"/>
                                <w:bCs w:val="1"/>
                                <w:sz w:val="14"/>
                                <w:szCs w:val="14"/>
                              </w:rPr>
                            </w:pPr>
                            <w:r>
                              <w:rPr>
                                <w:b w:val="1"/>
                                <w:bCs w:val="1"/>
                                <w:outline w:val="0"/>
                                <w:color w:val="262626"/>
                                <w:sz w:val="48"/>
                                <w:szCs w:val="48"/>
                                <w:u w:color="262626"/>
                                <w:rtl w:val="0"/>
                                <w14:textFill>
                                  <w14:solidFill>
                                    <w14:srgbClr w14:val="262626"/>
                                  </w14:solidFill>
                                </w14:textFill>
                              </w:rPr>
                              <w:t xml:space="preserve">COMP503 / COMP608 - </w:t>
                            </w:r>
                            <w:r>
                              <w:rPr>
                                <w:b w:val="1"/>
                                <w:bCs w:val="1"/>
                                <w:sz w:val="14"/>
                                <w:szCs w:val="14"/>
                                <w:rtl w:val="0"/>
                              </w:rPr>
                              <w:t xml:space="preserve"> </w:t>
                            </w:r>
                            <w:r>
                              <w:rPr>
                                <w:b w:val="1"/>
                                <w:bCs w:val="1"/>
                                <w:outline w:val="0"/>
                                <w:color w:val="262626"/>
                                <w:sz w:val="48"/>
                                <w:szCs w:val="48"/>
                                <w:u w:color="262626"/>
                                <w:rtl w:val="0"/>
                                <w:lang w:val="en-US"/>
                                <w14:textFill>
                                  <w14:solidFill>
                                    <w14:srgbClr w14:val="262626"/>
                                  </w14:solidFill>
                                </w14:textFill>
                              </w:rPr>
                              <w:t>Introduction to Networks</w:t>
                            </w:r>
                          </w:p>
                          <w:p>
                            <w:pPr>
                              <w:pStyle w:val="Body"/>
                              <w:spacing w:line="217" w:lineRule="exact"/>
                              <w:rPr>
                                <w:sz w:val="24"/>
                                <w:szCs w:val="24"/>
                              </w:rPr>
                            </w:pPr>
                          </w:p>
                          <w:p>
                            <w:pPr>
                              <w:pStyle w:val="Body"/>
                              <w:spacing w:line="217" w:lineRule="exact"/>
                              <w:rPr>
                                <w:sz w:val="24"/>
                                <w:szCs w:val="24"/>
                              </w:rPr>
                            </w:pPr>
                          </w:p>
                          <w:p>
                            <w:pPr>
                              <w:pStyle w:val="Body"/>
                              <w:jc w:val="center"/>
                              <w:rPr>
                                <w:b w:val="1"/>
                                <w:bCs w:val="1"/>
                                <w:u w:val="single"/>
                              </w:rPr>
                            </w:pPr>
                            <w:r>
                              <w:rPr>
                                <w:b w:val="1"/>
                                <w:bCs w:val="1"/>
                                <w:outline w:val="0"/>
                                <w:color w:val="262626"/>
                                <w:sz w:val="54"/>
                                <w:szCs w:val="54"/>
                                <w:u w:val="single" w:color="262626"/>
                                <w:rtl w:val="0"/>
                                <w:lang w:val="en-US"/>
                                <w14:textFill>
                                  <w14:solidFill>
                                    <w14:srgbClr w14:val="262626"/>
                                  </w14:solidFill>
                                </w14:textFill>
                              </w:rPr>
                              <w:t>Lab Workbook</w:t>
                            </w:r>
                          </w:p>
                          <w:p>
                            <w:pPr>
                              <w:pStyle w:val="Body"/>
                              <w:bidi w:val="0"/>
                              <w:ind w:left="0" w:right="0" w:firstLine="0"/>
                              <w:jc w:val="left"/>
                              <w:rPr>
                                <w:shd w:val="nil" w:color="auto" w:fill="auto"/>
                                <w:rtl w:val="0"/>
                              </w:rPr>
                            </w:pPr>
                            <w:r>
                              <w:rPr>
                                <w:shd w:val="nil" w:color="auto" w:fill="auto"/>
                              </w:rPr>
                              <w:drawing xmlns:a="http://schemas.openxmlformats.org/drawingml/2006/main">
                                <wp:inline distT="0" distB="0" distL="0" distR="0">
                                  <wp:extent cx="6836410" cy="9115425"/>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
                                          <pic:cNvPicPr>
                                            <a:picLocks noChangeAspect="0"/>
                                          </pic:cNvPicPr>
                                        </pic:nvPicPr>
                                        <pic:blipFill>
                                          <a:blip r:embed="rId4">
                                            <a:extLst/>
                                          </a:blip>
                                          <a:stretch>
                                            <a:fillRect/>
                                          </a:stretch>
                                        </pic:blipFill>
                                        <pic:spPr>
                                          <a:xfrm>
                                            <a:off x="0" y="0"/>
                                            <a:ext cx="6836410" cy="9115425"/>
                                          </a:xfrm>
                                          <a:prstGeom prst="rect">
                                            <a:avLst/>
                                          </a:prstGeom>
                                        </pic:spPr>
                                      </pic:pic>
                                    </a:graphicData>
                                  </a:graphic>
                                </wp:inline>
                              </w:drawing>
                            </w:r>
                          </w:p>
                          <w:p>
                            <w:pPr>
                              <w:pStyle w:val="Body"/>
                            </w:pPr>
                            <w:r>
                              <w:drawing xmlns:a="http://schemas.openxmlformats.org/drawingml/2006/main">
                                <wp:inline distT="0" distB="0" distL="0" distR="0">
                                  <wp:extent cx="6836410" cy="1282700"/>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
                                          <pic:cNvPicPr>
                                            <a:picLocks noChangeAspect="0"/>
                                          </pic:cNvPicPr>
                                        </pic:nvPicPr>
                                        <pic:blipFill>
                                          <a:blip r:embed="rId5">
                                            <a:extLst/>
                                          </a:blip>
                                          <a:stretch>
                                            <a:fillRect/>
                                          </a:stretch>
                                        </pic:blipFill>
                                        <pic:spPr>
                                          <a:xfrm>
                                            <a:off x="0" y="0"/>
                                            <a:ext cx="6836410" cy="1282700"/>
                                          </a:xfrm>
                                          <a:prstGeom prst="rect">
                                            <a:avLst/>
                                          </a:prstGeom>
                                        </pic:spPr>
                                      </pic:pic>
                                    </a:graphicData>
                                  </a:graphic>
                                </wp:inline>
                              </w:drawing>
                            </w:r>
                          </w:p>
                        </w:txbxContent>
                      </wps:txbx>
                      <wps:bodyPr wrap="square" lIns="0" tIns="0" rIns="0" bIns="0" numCol="1" anchor="t">
                        <a:noAutofit/>
                      </wps:bodyPr>
                    </wps:wsp>
                  </a:graphicData>
                </a:graphic>
              </wp:anchor>
            </w:drawing>
          </mc:Choice>
          <mc:Fallback>
            <w:pict>
              <v:shape id="_x0000_s1026" type="#_x0000_t202" style="visibility:visible;position:absolute;margin-left:30.6pt;margin-top:48.0pt;width:538.8pt;height:797.4pt;z-index:-251669504;mso-position-horizontal:absolute;mso-position-horizontal-relative:page;mso-position-vertical:absolute;mso-position-vertical-relative:pag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240" w:firstLine="0"/>
                        <w:rPr>
                          <w:sz w:val="22"/>
                          <w:szCs w:val="22"/>
                        </w:rPr>
                      </w:pPr>
                      <w:r>
                        <w:rPr>
                          <w:outline w:val="0"/>
                          <w:color w:val="262626"/>
                          <w:sz w:val="22"/>
                          <w:szCs w:val="22"/>
                          <w:u w:color="262626"/>
                          <w:rtl w:val="0"/>
                          <w:lang w:val="en-US"/>
                          <w14:textFill>
                            <w14:solidFill>
                              <w14:srgbClr w14:val="262626"/>
                            </w14:solidFill>
                          </w14:textFill>
                        </w:rPr>
                        <w:t>This book belongs to _____________________________________</w:t>
                      </w:r>
                    </w:p>
                    <w:p>
                      <w:pPr>
                        <w:pStyle w:val="Body"/>
                      </w:pPr>
                    </w:p>
                    <w:p>
                      <w:pPr>
                        <w:pStyle w:val="Body"/>
                        <w:jc w:val="center"/>
                        <w:rPr>
                          <w:b w:val="1"/>
                          <w:bCs w:val="1"/>
                          <w:sz w:val="14"/>
                          <w:szCs w:val="14"/>
                        </w:rPr>
                      </w:pPr>
                      <w:r>
                        <w:rPr>
                          <w:b w:val="1"/>
                          <w:bCs w:val="1"/>
                          <w:outline w:val="0"/>
                          <w:color w:val="262626"/>
                          <w:sz w:val="48"/>
                          <w:szCs w:val="48"/>
                          <w:u w:color="262626"/>
                          <w:rtl w:val="0"/>
                          <w14:textFill>
                            <w14:solidFill>
                              <w14:srgbClr w14:val="262626"/>
                            </w14:solidFill>
                          </w14:textFill>
                        </w:rPr>
                        <w:t xml:space="preserve">COMP503 / COMP608 - </w:t>
                      </w:r>
                      <w:r>
                        <w:rPr>
                          <w:b w:val="1"/>
                          <w:bCs w:val="1"/>
                          <w:sz w:val="14"/>
                          <w:szCs w:val="14"/>
                          <w:rtl w:val="0"/>
                        </w:rPr>
                        <w:t xml:space="preserve"> </w:t>
                      </w:r>
                      <w:r>
                        <w:rPr>
                          <w:b w:val="1"/>
                          <w:bCs w:val="1"/>
                          <w:outline w:val="0"/>
                          <w:color w:val="262626"/>
                          <w:sz w:val="48"/>
                          <w:szCs w:val="48"/>
                          <w:u w:color="262626"/>
                          <w:rtl w:val="0"/>
                          <w:lang w:val="en-US"/>
                          <w14:textFill>
                            <w14:solidFill>
                              <w14:srgbClr w14:val="262626"/>
                            </w14:solidFill>
                          </w14:textFill>
                        </w:rPr>
                        <w:t>Introduction to Networks</w:t>
                      </w:r>
                    </w:p>
                    <w:p>
                      <w:pPr>
                        <w:pStyle w:val="Body"/>
                        <w:spacing w:line="217" w:lineRule="exact"/>
                        <w:rPr>
                          <w:sz w:val="24"/>
                          <w:szCs w:val="24"/>
                        </w:rPr>
                      </w:pPr>
                    </w:p>
                    <w:p>
                      <w:pPr>
                        <w:pStyle w:val="Body"/>
                        <w:spacing w:line="217" w:lineRule="exact"/>
                        <w:rPr>
                          <w:sz w:val="24"/>
                          <w:szCs w:val="24"/>
                        </w:rPr>
                      </w:pPr>
                    </w:p>
                    <w:p>
                      <w:pPr>
                        <w:pStyle w:val="Body"/>
                        <w:jc w:val="center"/>
                        <w:rPr>
                          <w:b w:val="1"/>
                          <w:bCs w:val="1"/>
                          <w:u w:val="single"/>
                        </w:rPr>
                      </w:pPr>
                      <w:r>
                        <w:rPr>
                          <w:b w:val="1"/>
                          <w:bCs w:val="1"/>
                          <w:outline w:val="0"/>
                          <w:color w:val="262626"/>
                          <w:sz w:val="54"/>
                          <w:szCs w:val="54"/>
                          <w:u w:val="single" w:color="262626"/>
                          <w:rtl w:val="0"/>
                          <w:lang w:val="en-US"/>
                          <w14:textFill>
                            <w14:solidFill>
                              <w14:srgbClr w14:val="262626"/>
                            </w14:solidFill>
                          </w14:textFill>
                        </w:rPr>
                        <w:t>Lab Workbook</w:t>
                      </w:r>
                    </w:p>
                    <w:p>
                      <w:pPr>
                        <w:pStyle w:val="Body"/>
                        <w:bidi w:val="0"/>
                        <w:ind w:left="0" w:right="0" w:firstLine="0"/>
                        <w:jc w:val="left"/>
                        <w:rPr>
                          <w:shd w:val="nil" w:color="auto" w:fill="auto"/>
                          <w:rtl w:val="0"/>
                        </w:rPr>
                      </w:pPr>
                      <w:r>
                        <w:rPr>
                          <w:shd w:val="nil" w:color="auto" w:fill="auto"/>
                        </w:rPr>
                        <w:drawing xmlns:a="http://schemas.openxmlformats.org/drawingml/2006/main">
                          <wp:inline distT="0" distB="0" distL="0" distR="0">
                            <wp:extent cx="6836410" cy="9115425"/>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
                                    <pic:cNvPicPr>
                                      <a:picLocks noChangeAspect="0"/>
                                    </pic:cNvPicPr>
                                  </pic:nvPicPr>
                                  <pic:blipFill>
                                    <a:blip r:embed="rId4">
                                      <a:extLst/>
                                    </a:blip>
                                    <a:stretch>
                                      <a:fillRect/>
                                    </a:stretch>
                                  </pic:blipFill>
                                  <pic:spPr>
                                    <a:xfrm>
                                      <a:off x="0" y="0"/>
                                      <a:ext cx="6836410" cy="9115425"/>
                                    </a:xfrm>
                                    <a:prstGeom prst="rect">
                                      <a:avLst/>
                                    </a:prstGeom>
                                  </pic:spPr>
                                </pic:pic>
                              </a:graphicData>
                            </a:graphic>
                          </wp:inline>
                        </w:drawing>
                      </w:r>
                    </w:p>
                    <w:p>
                      <w:pPr>
                        <w:pStyle w:val="Body"/>
                      </w:pPr>
                      <w:r>
                        <w:drawing xmlns:a="http://schemas.openxmlformats.org/drawingml/2006/main">
                          <wp:inline distT="0" distB="0" distL="0" distR="0">
                            <wp:extent cx="6836410" cy="1282700"/>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
                                    <pic:cNvPicPr>
                                      <a:picLocks noChangeAspect="0"/>
                                    </pic:cNvPicPr>
                                  </pic:nvPicPr>
                                  <pic:blipFill>
                                    <a:blip r:embed="rId5">
                                      <a:extLst/>
                                    </a:blip>
                                    <a:stretch>
                                      <a:fillRect/>
                                    </a:stretch>
                                  </pic:blipFill>
                                  <pic:spPr>
                                    <a:xfrm>
                                      <a:off x="0" y="0"/>
                                      <a:ext cx="6836410" cy="1282700"/>
                                    </a:xfrm>
                                    <a:prstGeom prst="rect">
                                      <a:avLst/>
                                    </a:prstGeom>
                                  </pic:spPr>
                                </pic:pic>
                              </a:graphicData>
                            </a:graphic>
                          </wp:inline>
                        </w:drawing>
                      </w:r>
                    </w:p>
                  </w:txbxContent>
                </v:textbox>
                <w10:wrap type="none" side="bothSides" anchorx="page" anchory="page"/>
              </v:shape>
            </w:pict>
          </mc:Fallback>
        </mc:AlternateContent>
      </w:r>
    </w:p>
    <w:p>
      <w:pPr>
        <w:pStyle w:val="Body"/>
        <w:tabs>
          <w:tab w:val="left" w:pos="709"/>
        </w:tabs>
      </w:pPr>
      <w:r>
        <w:rPr>
          <w:rFonts w:ascii="Arial Unicode MS" w:cs="Arial Unicode MS" w:hAnsi="Arial Unicode MS" w:eastAsia="Arial Unicode MS"/>
          <w:b w:val="0"/>
          <w:bCs w:val="0"/>
          <w:i w:val="0"/>
          <w:iCs w:val="0"/>
          <w:outline w:val="0"/>
          <w:color w:val="262626"/>
          <w:u w:color="262626"/>
          <w14:textFill>
            <w14:solidFill>
              <w14:srgbClr w14:val="262626"/>
            </w14:solidFill>
          </w14:textFill>
        </w:rPr>
        <w:br w:type="page"/>
      </w:r>
    </w:p>
    <w:p>
      <w:pPr>
        <w:pStyle w:val="Body"/>
        <w:ind w:left="240" w:firstLine="0"/>
        <w:jc w:val="right"/>
        <w:rPr>
          <w:sz w:val="22"/>
          <w:szCs w:val="22"/>
        </w:rPr>
      </w:pPr>
      <w:bookmarkStart w:name="page2" w:id="0"/>
      <w:bookmarkEnd w:id="0"/>
      <w:r>
        <w:rPr>
          <w:outline w:val="0"/>
          <w:color w:val="000000"/>
          <w:sz w:val="22"/>
          <w:szCs w:val="22"/>
          <w:u w:color="000000"/>
          <w:rtl w:val="0"/>
          <w14:textFill>
            <w14:solidFill>
              <w14:srgbClr w14:val="000000"/>
            </w14:solidFill>
          </w14:textFill>
        </w:rPr>
        <w:t>S</w:t>
      </w:r>
      <w:r>
        <w:rPr>
          <w:outline w:val="0"/>
          <w:color w:val="000000"/>
          <w:sz w:val="22"/>
          <w:szCs w:val="22"/>
          <w:u w:color="000000"/>
          <w:rtl w:val="0"/>
          <w:lang w:val="en-US"/>
          <w14:textFill>
            <w14:solidFill>
              <w14:srgbClr w14:val="000000"/>
            </w14:solidFill>
          </w14:textFill>
        </w:rPr>
        <w:t>tudent Name:  _____Tirth_Patel_________________________</w:t>
      </w:r>
    </w:p>
    <w:p>
      <w:pPr>
        <w:pStyle w:val="Body"/>
        <w:tabs>
          <w:tab w:val="left" w:pos="709"/>
        </w:tabs>
        <w:spacing w:line="240" w:lineRule="auto"/>
        <w:rPr>
          <w:b w:val="1"/>
          <w:bCs w:val="1"/>
          <w:sz w:val="28"/>
          <w:szCs w:val="28"/>
        </w:rPr>
      </w:pPr>
      <w:r>
        <w:rPr>
          <w:b w:val="1"/>
          <w:bCs w:val="1"/>
          <w:outline w:val="0"/>
          <w:color w:val="262626"/>
          <w:sz w:val="28"/>
          <w:szCs w:val="28"/>
          <w:u w:color="262626"/>
          <w:rtl w:val="0"/>
          <w:lang w:val="en-US"/>
          <w14:textFill>
            <w14:solidFill>
              <w14:srgbClr w14:val="262626"/>
            </w14:solidFill>
          </w14:textFill>
        </w:rPr>
        <w:t>Sign off page</w:t>
      </w:r>
    </w:p>
    <w:p>
      <w:pPr>
        <w:pStyle w:val="Body"/>
        <w:tabs>
          <w:tab w:val="left" w:pos="709"/>
        </w:tabs>
        <w:spacing w:line="240" w:lineRule="auto"/>
        <w:ind w:right="20"/>
        <w:rPr>
          <w:sz w:val="22"/>
          <w:szCs w:val="22"/>
        </w:rPr>
      </w:pPr>
      <w:r>
        <w:rPr>
          <w:outline w:val="0"/>
          <w:color w:val="262626"/>
          <w:sz w:val="22"/>
          <w:szCs w:val="22"/>
          <w:u w:color="262626"/>
          <w:rtl w:val="0"/>
          <w:lang w:val="en-US"/>
          <w14:textFill>
            <w14:solidFill>
              <w14:srgbClr w14:val="262626"/>
            </w14:solidFill>
          </w14:textFill>
        </w:rPr>
        <w:t>Demonstrate your work to your tutor and get it signed off, after you complete the practical tasks and finish answering the questions at the end of the lab.</w:t>
      </w:r>
    </w:p>
    <w:p>
      <w:pPr>
        <w:pStyle w:val="Body"/>
        <w:tabs>
          <w:tab w:val="left" w:pos="709"/>
        </w:tabs>
        <w:spacing w:line="234" w:lineRule="auto"/>
        <w:ind w:right="220"/>
        <w:rPr>
          <w:sz w:val="22"/>
          <w:szCs w:val="22"/>
        </w:rPr>
      </w:pPr>
      <w:r>
        <w:rPr>
          <w:sz w:val="22"/>
          <w:szCs w:val="22"/>
        </w:rPr>
        <mc:AlternateContent>
          <mc:Choice Requires="wps">
            <w:drawing xmlns:a="http://schemas.openxmlformats.org/drawingml/2006/main">
              <wp:anchor distT="0" distB="0" distL="0" distR="0" simplePos="0" relativeHeight="251636736" behindDoc="1" locked="0" layoutInCell="1" allowOverlap="1">
                <wp:simplePos x="0" y="0"/>
                <wp:positionH relativeFrom="column">
                  <wp:posOffset>-635</wp:posOffset>
                </wp:positionH>
                <wp:positionV relativeFrom="line">
                  <wp:posOffset>294957</wp:posOffset>
                </wp:positionV>
                <wp:extent cx="12700" cy="12700"/>
                <wp:effectExtent l="0" t="0" r="0" b="0"/>
                <wp:wrapNone/>
                <wp:docPr id="1073741828" name="officeArt object" descr="Shape 3"/>
                <wp:cNvGraphicFramePr/>
                <a:graphic xmlns:a="http://schemas.openxmlformats.org/drawingml/2006/main">
                  <a:graphicData uri="http://schemas.microsoft.com/office/word/2010/wordprocessingShape">
                    <wps:wsp>
                      <wps:cNvSpPr/>
                      <wps:spPr>
                        <a:xfrm>
                          <a:off x="0" y="0"/>
                          <a:ext cx="12700" cy="12700"/>
                        </a:xfrm>
                        <a:prstGeom prst="rect">
                          <a:avLst/>
                        </a:prstGeom>
                        <a:solidFill>
                          <a:srgbClr val="000000"/>
                        </a:solidFill>
                        <a:ln w="12700" cap="flat">
                          <a:noFill/>
                          <a:miter lim="400000"/>
                        </a:ln>
                        <a:effectLst/>
                      </wps:spPr>
                      <wps:bodyPr/>
                    </wps:wsp>
                  </a:graphicData>
                </a:graphic>
              </wp:anchor>
            </w:drawing>
          </mc:Choice>
          <mc:Fallback>
            <w:pict>
              <v:rect id="_x0000_s1027" style="visibility:visible;position:absolute;margin-left:-0.1pt;margin-top:23.2pt;width:1.0pt;height:1.0pt;z-index:-251679744;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r>
        <w:rPr>
          <w:sz w:val="22"/>
          <w:szCs w:val="22"/>
        </w:rPr>
        <mc:AlternateContent>
          <mc:Choice Requires="wps">
            <w:drawing xmlns:a="http://schemas.openxmlformats.org/drawingml/2006/main">
              <wp:anchor distT="0" distB="0" distL="0" distR="0" simplePos="0" relativeHeight="251637760" behindDoc="1" locked="0" layoutInCell="1" allowOverlap="1">
                <wp:simplePos x="0" y="0"/>
                <wp:positionH relativeFrom="column">
                  <wp:posOffset>5674359</wp:posOffset>
                </wp:positionH>
                <wp:positionV relativeFrom="line">
                  <wp:posOffset>294957</wp:posOffset>
                </wp:positionV>
                <wp:extent cx="13335" cy="12700"/>
                <wp:effectExtent l="0" t="0" r="0" b="0"/>
                <wp:wrapNone/>
                <wp:docPr id="1073741829" name="officeArt object" descr="Shape 4"/>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000000"/>
                        </a:solidFill>
                        <a:ln w="12700" cap="flat">
                          <a:noFill/>
                          <a:miter lim="400000"/>
                        </a:ln>
                        <a:effectLst/>
                      </wps:spPr>
                      <wps:bodyPr/>
                    </wps:wsp>
                  </a:graphicData>
                </a:graphic>
              </wp:anchor>
            </w:drawing>
          </mc:Choice>
          <mc:Fallback>
            <w:pict>
              <v:rect id="_x0000_s1028" style="visibility:visible;position:absolute;margin-left:446.8pt;margin-top:23.2pt;width:1.0pt;height:1.0pt;z-index:-251678720;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r>
        <w:rPr>
          <w:sz w:val="22"/>
          <w:szCs w:val="22"/>
        </w:rPr>
        <mc:AlternateContent>
          <mc:Choice Requires="wps">
            <w:drawing xmlns:a="http://schemas.openxmlformats.org/drawingml/2006/main">
              <wp:anchor distT="0" distB="0" distL="0" distR="0" simplePos="0" relativeHeight="251638784" behindDoc="1" locked="0" layoutInCell="1" allowOverlap="1">
                <wp:simplePos x="0" y="0"/>
                <wp:positionH relativeFrom="column">
                  <wp:posOffset>6405879</wp:posOffset>
                </wp:positionH>
                <wp:positionV relativeFrom="line">
                  <wp:posOffset>294957</wp:posOffset>
                </wp:positionV>
                <wp:extent cx="13335" cy="12700"/>
                <wp:effectExtent l="0" t="0" r="0" b="0"/>
                <wp:wrapNone/>
                <wp:docPr id="1073741830" name="officeArt object" descr="Shape 5"/>
                <wp:cNvGraphicFramePr/>
                <a:graphic xmlns:a="http://schemas.openxmlformats.org/drawingml/2006/main">
                  <a:graphicData uri="http://schemas.microsoft.com/office/word/2010/wordprocessingShape">
                    <wps:wsp>
                      <wps:cNvSpPr/>
                      <wps:spPr>
                        <a:xfrm>
                          <a:off x="0" y="0"/>
                          <a:ext cx="13335" cy="12700"/>
                        </a:xfrm>
                        <a:prstGeom prst="rect">
                          <a:avLst/>
                        </a:prstGeom>
                        <a:solidFill>
                          <a:srgbClr val="000000"/>
                        </a:solidFill>
                        <a:ln w="12700" cap="flat">
                          <a:noFill/>
                          <a:miter lim="400000"/>
                        </a:ln>
                        <a:effectLst/>
                      </wps:spPr>
                      <wps:bodyPr/>
                    </wps:wsp>
                  </a:graphicData>
                </a:graphic>
              </wp:anchor>
            </w:drawing>
          </mc:Choice>
          <mc:Fallback>
            <w:pict>
              <v:rect id="_x0000_s1029" style="visibility:visible;position:absolute;margin-left:504.4pt;margin-top:23.2pt;width:1.0pt;height:1.0pt;z-index:-251677696;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r>
        <w:rPr>
          <w:outline w:val="0"/>
          <w:color w:val="262626"/>
          <w:sz w:val="22"/>
          <w:szCs w:val="22"/>
          <w:u w:color="262626"/>
          <w:rtl w:val="0"/>
          <w:lang w:val="en-US"/>
          <w14:textFill>
            <w14:solidFill>
              <w14:srgbClr w14:val="262626"/>
            </w14:solidFill>
          </w14:textFill>
        </w:rPr>
        <w:t>There are several Cisco-1 classes each week. If you miss a class, you may be able to organise to complete the lab work in a different Cisco class.</w:t>
      </w:r>
      <w:r>
        <w:rPr>
          <w:sz w:val="22"/>
          <w:szCs w:val="22"/>
          <w:rtl w:val="0"/>
        </w:rPr>
        <w:t xml:space="preserve"> </w:t>
      </w:r>
    </w:p>
    <w:tbl>
      <w:tblPr>
        <w:tblW w:w="100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65"/>
        <w:gridCol w:w="6338"/>
        <w:gridCol w:w="792"/>
        <w:gridCol w:w="2355"/>
      </w:tblGrid>
      <w:tr>
        <w:tblPrEx>
          <w:shd w:val="clear" w:color="auto" w:fill="cdd4e9"/>
        </w:tblPrEx>
        <w:trPr>
          <w:trHeight w:val="257"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tabs>
                <w:tab w:val="left" w:pos="709"/>
              </w:tabs>
              <w:jc w:val="center"/>
            </w:pPr>
            <w:r>
              <w:rPr>
                <w:b w:val="1"/>
                <w:bCs w:val="1"/>
                <w:sz w:val="24"/>
                <w:szCs w:val="24"/>
                <w:shd w:val="nil" w:color="auto" w:fill="auto"/>
                <w:rtl w:val="0"/>
                <w:lang w:val="en-US"/>
              </w:rPr>
              <w:t>Lab</w:t>
            </w:r>
          </w:p>
        </w:tc>
        <w:tc>
          <w:tcPr>
            <w:tcW w:type="dxa" w:w="6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tabs>
                <w:tab w:val="left" w:pos="709"/>
              </w:tabs>
              <w:spacing w:after="0" w:line="240" w:lineRule="auto"/>
              <w:jc w:val="center"/>
            </w:pPr>
            <w:r>
              <w:rPr>
                <w:b w:val="1"/>
                <w:bCs w:val="1"/>
                <w:sz w:val="24"/>
                <w:szCs w:val="24"/>
                <w:shd w:val="nil" w:color="auto" w:fill="auto"/>
                <w:rtl w:val="0"/>
                <w:lang w:val="en-US"/>
              </w:rPr>
              <w:t>Topic</w:t>
            </w:r>
          </w:p>
        </w:tc>
        <w:tc>
          <w:tcPr>
            <w:tcW w:type="dxa" w:w="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tabs>
                <w:tab w:val="left" w:pos="709"/>
              </w:tabs>
              <w:spacing w:after="0" w:line="240" w:lineRule="auto"/>
              <w:jc w:val="center"/>
            </w:pPr>
            <w:r>
              <w:rPr>
                <w:b w:val="1"/>
                <w:bCs w:val="1"/>
                <w:sz w:val="24"/>
                <w:szCs w:val="24"/>
                <w:shd w:val="nil" w:color="auto" w:fill="auto"/>
                <w:rtl w:val="0"/>
                <w:lang w:val="en-US"/>
              </w:rPr>
              <w:t>Week</w:t>
            </w:r>
          </w:p>
        </w:tc>
        <w:tc>
          <w:tcPr>
            <w:tcW w:type="dxa" w:w="2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Body"/>
              <w:tabs>
                <w:tab w:val="left" w:pos="709"/>
              </w:tabs>
              <w:spacing w:after="0" w:line="240" w:lineRule="auto"/>
              <w:jc w:val="center"/>
            </w:pPr>
            <w:r>
              <w:rPr>
                <w:b w:val="1"/>
                <w:bCs w:val="1"/>
                <w:sz w:val="22"/>
                <w:szCs w:val="22"/>
                <w:shd w:val="nil" w:color="auto" w:fill="auto"/>
                <w:rtl w:val="0"/>
                <w:lang w:val="en-US"/>
              </w:rPr>
              <w:t>Tutor</w:t>
            </w:r>
            <w:r>
              <w:rPr>
                <w:b w:val="1"/>
                <w:bCs w:val="1"/>
                <w:sz w:val="22"/>
                <w:szCs w:val="22"/>
                <w:shd w:val="nil" w:color="auto" w:fill="auto"/>
                <w:rtl w:val="0"/>
                <w:lang w:val="en-US"/>
              </w:rPr>
              <w:t>’</w:t>
            </w:r>
            <w:r>
              <w:rPr>
                <w:b w:val="1"/>
                <w:bCs w:val="1"/>
                <w:sz w:val="22"/>
                <w:szCs w:val="22"/>
                <w:shd w:val="nil" w:color="auto" w:fill="auto"/>
                <w:rtl w:val="0"/>
                <w:lang w:val="en-US"/>
              </w:rPr>
              <w:t>s Signature</w:t>
            </w:r>
          </w:p>
        </w:tc>
      </w:tr>
      <w:tr>
        <w:tblPrEx>
          <w:shd w:val="clear" w:color="auto" w:fill="cdd4e9"/>
        </w:tblPrEx>
        <w:trPr>
          <w:trHeight w:val="941"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1</w:t>
            </w:r>
          </w:p>
        </w:tc>
        <w:tc>
          <w:tcPr>
            <w:tcW w:type="dxa" w:w="6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rPr>
                <w:sz w:val="22"/>
                <w:szCs w:val="22"/>
                <w:shd w:val="nil" w:color="auto" w:fill="auto"/>
                <w:lang w:val="en-US"/>
              </w:rPr>
            </w:pPr>
          </w:p>
          <w:p>
            <w:pPr>
              <w:pStyle w:val="Body"/>
              <w:tabs>
                <w:tab w:val="left" w:pos="709"/>
              </w:tabs>
              <w:bidi w:val="0"/>
              <w:spacing w:after="0" w:line="240" w:lineRule="auto"/>
              <w:ind w:left="0" w:right="0" w:firstLine="0"/>
              <w:jc w:val="left"/>
              <w:rPr>
                <w:rtl w:val="0"/>
              </w:rPr>
            </w:pPr>
            <w:r>
              <w:rPr>
                <w:sz w:val="22"/>
                <w:szCs w:val="22"/>
                <w:shd w:val="nil" w:color="auto" w:fill="auto"/>
                <w:rtl w:val="0"/>
                <w:lang w:val="en-US"/>
              </w:rPr>
              <w:t>Physical access to switch using Console</w:t>
            </w:r>
            <w:r>
              <w:rPr>
                <w:sz w:val="22"/>
                <w:szCs w:val="22"/>
                <w:shd w:val="nil" w:color="auto" w:fill="auto"/>
              </w:rPr>
            </w:r>
          </w:p>
        </w:tc>
        <w:tc>
          <w:tcPr>
            <w:tcW w:type="dxa" w:w="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1</w:t>
            </w:r>
          </w:p>
        </w:tc>
        <w:tc>
          <w:tcPr>
            <w:tcW w:type="dxa" w:w="2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941"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2</w:t>
            </w:r>
          </w:p>
        </w:tc>
        <w:tc>
          <w:tcPr>
            <w:tcW w:type="dxa" w:w="6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rPr>
                <w:shd w:val="nil" w:color="auto" w:fill="auto"/>
                <w:lang w:val="en-US"/>
              </w:rPr>
            </w:pPr>
          </w:p>
          <w:p>
            <w:pPr>
              <w:pStyle w:val="Body"/>
              <w:tabs>
                <w:tab w:val="left" w:pos="709"/>
              </w:tabs>
              <w:bidi w:val="0"/>
              <w:spacing w:after="0" w:line="240" w:lineRule="auto"/>
              <w:ind w:left="0" w:right="0" w:firstLine="0"/>
              <w:jc w:val="left"/>
              <w:rPr>
                <w:rtl w:val="0"/>
              </w:rPr>
            </w:pPr>
            <w:r>
              <w:rPr>
                <w:shd w:val="nil" w:color="auto" w:fill="auto"/>
                <w:rtl w:val="0"/>
                <w:lang w:val="en-US"/>
              </w:rPr>
              <w:t>Introduction to the Cisco Command Line Interface</w:t>
            </w:r>
            <w:r>
              <w:rPr>
                <w:shd w:val="nil" w:color="auto" w:fill="auto"/>
              </w:rPr>
            </w:r>
          </w:p>
        </w:tc>
        <w:tc>
          <w:tcPr>
            <w:tcW w:type="dxa" w:w="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2</w:t>
            </w:r>
          </w:p>
        </w:tc>
        <w:tc>
          <w:tcPr>
            <w:tcW w:type="dxa" w:w="2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tc>
      </w:tr>
      <w:tr>
        <w:tblPrEx>
          <w:shd w:val="clear" w:color="auto" w:fill="cdd4e9"/>
        </w:tblPrEx>
        <w:trPr>
          <w:trHeight w:val="941"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3</w:t>
            </w:r>
          </w:p>
        </w:tc>
        <w:tc>
          <w:tcPr>
            <w:tcW w:type="dxa" w:w="6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rPr>
                <w:sz w:val="22"/>
                <w:szCs w:val="22"/>
                <w:shd w:val="nil" w:color="auto" w:fill="auto"/>
                <w:lang w:val="en-US"/>
              </w:rPr>
            </w:pPr>
          </w:p>
          <w:p>
            <w:pPr>
              <w:pStyle w:val="Body"/>
              <w:tabs>
                <w:tab w:val="left" w:pos="709"/>
              </w:tabs>
              <w:bidi w:val="0"/>
              <w:spacing w:after="0" w:line="240" w:lineRule="auto"/>
              <w:ind w:left="0" w:right="0" w:firstLine="0"/>
              <w:jc w:val="left"/>
              <w:rPr>
                <w:rtl w:val="0"/>
              </w:rPr>
            </w:pPr>
            <w:r>
              <w:rPr>
                <w:sz w:val="22"/>
                <w:szCs w:val="22"/>
                <w:shd w:val="nil" w:color="auto" w:fill="auto"/>
                <w:rtl w:val="0"/>
                <w:lang w:val="en-US"/>
              </w:rPr>
              <w:t>Securing administrative access to the Cisco CLI</w:t>
            </w:r>
            <w:r>
              <w:rPr>
                <w:sz w:val="22"/>
                <w:szCs w:val="22"/>
                <w:shd w:val="nil" w:color="auto" w:fill="auto"/>
              </w:rPr>
            </w:r>
          </w:p>
        </w:tc>
        <w:tc>
          <w:tcPr>
            <w:tcW w:type="dxa" w:w="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3</w:t>
            </w:r>
          </w:p>
        </w:tc>
        <w:tc>
          <w:tcPr>
            <w:tcW w:type="dxa" w:w="2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941"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4</w:t>
            </w:r>
          </w:p>
        </w:tc>
        <w:tc>
          <w:tcPr>
            <w:tcW w:type="dxa" w:w="6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rPr>
                <w:sz w:val="22"/>
                <w:szCs w:val="22"/>
                <w:shd w:val="nil" w:color="auto" w:fill="auto"/>
                <w:lang w:val="en-US"/>
              </w:rPr>
            </w:pPr>
          </w:p>
          <w:p>
            <w:pPr>
              <w:pStyle w:val="Body"/>
              <w:tabs>
                <w:tab w:val="left" w:pos="709"/>
              </w:tabs>
              <w:bidi w:val="0"/>
              <w:spacing w:after="0" w:line="240" w:lineRule="auto"/>
              <w:ind w:left="0" w:right="0" w:firstLine="0"/>
              <w:jc w:val="left"/>
              <w:rPr>
                <w:rtl w:val="0"/>
              </w:rPr>
            </w:pPr>
            <w:r>
              <w:rPr>
                <w:sz w:val="22"/>
                <w:szCs w:val="22"/>
                <w:shd w:val="nil" w:color="auto" w:fill="auto"/>
                <w:rtl w:val="0"/>
                <w:lang w:val="en-US"/>
              </w:rPr>
              <w:t>Manage the configuration</w:t>
            </w:r>
            <w:r>
              <w:rPr>
                <w:sz w:val="22"/>
                <w:szCs w:val="22"/>
                <w:shd w:val="nil" w:color="auto" w:fill="auto"/>
              </w:rPr>
            </w:r>
          </w:p>
        </w:tc>
        <w:tc>
          <w:tcPr>
            <w:tcW w:type="dxa" w:w="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4</w:t>
            </w:r>
          </w:p>
        </w:tc>
        <w:tc>
          <w:tcPr>
            <w:tcW w:type="dxa" w:w="2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tc>
      </w:tr>
      <w:tr>
        <w:tblPrEx>
          <w:shd w:val="clear" w:color="auto" w:fill="cdd4e9"/>
        </w:tblPrEx>
        <w:trPr>
          <w:trHeight w:val="941"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5</w:t>
            </w:r>
          </w:p>
        </w:tc>
        <w:tc>
          <w:tcPr>
            <w:tcW w:type="dxa" w:w="6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rPr>
                <w:sz w:val="22"/>
                <w:szCs w:val="22"/>
                <w:shd w:val="nil" w:color="auto" w:fill="auto"/>
                <w:lang w:val="en-US"/>
              </w:rPr>
            </w:pPr>
          </w:p>
          <w:p>
            <w:pPr>
              <w:pStyle w:val="Body"/>
              <w:tabs>
                <w:tab w:val="left" w:pos="709"/>
              </w:tabs>
              <w:bidi w:val="0"/>
              <w:spacing w:after="0" w:line="240" w:lineRule="auto"/>
              <w:ind w:left="0" w:right="0" w:firstLine="0"/>
              <w:jc w:val="left"/>
              <w:rPr>
                <w:rtl w:val="0"/>
              </w:rPr>
            </w:pPr>
            <w:r>
              <w:rPr>
                <w:sz w:val="22"/>
                <w:szCs w:val="22"/>
                <w:shd w:val="nil" w:color="auto" w:fill="auto"/>
                <w:rtl w:val="0"/>
                <w:lang w:val="en-US"/>
              </w:rPr>
              <w:t>Remote access to a router using Telnet</w:t>
            </w:r>
            <w:r>
              <w:rPr>
                <w:sz w:val="22"/>
                <w:szCs w:val="22"/>
                <w:shd w:val="nil" w:color="auto" w:fill="auto"/>
              </w:rPr>
            </w:r>
          </w:p>
        </w:tc>
        <w:tc>
          <w:tcPr>
            <w:tcW w:type="dxa" w:w="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6</w:t>
            </w:r>
          </w:p>
        </w:tc>
        <w:tc>
          <w:tcPr>
            <w:tcW w:type="dxa" w:w="2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941"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6</w:t>
            </w:r>
          </w:p>
        </w:tc>
        <w:tc>
          <w:tcPr>
            <w:tcW w:type="dxa" w:w="6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rPr>
                <w:sz w:val="22"/>
                <w:szCs w:val="22"/>
                <w:shd w:val="nil" w:color="auto" w:fill="auto"/>
                <w:lang w:val="en-US"/>
              </w:rPr>
            </w:pPr>
          </w:p>
          <w:p>
            <w:pPr>
              <w:pStyle w:val="Body"/>
              <w:tabs>
                <w:tab w:val="left" w:pos="709"/>
              </w:tabs>
              <w:bidi w:val="0"/>
              <w:spacing w:after="0" w:line="240" w:lineRule="auto"/>
              <w:ind w:left="0" w:right="0" w:firstLine="0"/>
              <w:jc w:val="left"/>
              <w:rPr>
                <w:rtl w:val="0"/>
              </w:rPr>
            </w:pPr>
            <w:r>
              <w:rPr>
                <w:sz w:val="22"/>
                <w:szCs w:val="22"/>
                <w:shd w:val="nil" w:color="auto" w:fill="auto"/>
                <w:rtl w:val="0"/>
                <w:lang w:val="en-US"/>
              </w:rPr>
              <w:t>Remote access to a switch using Telnet</w:t>
            </w:r>
            <w:r>
              <w:rPr>
                <w:sz w:val="22"/>
                <w:szCs w:val="22"/>
                <w:shd w:val="nil" w:color="auto" w:fill="auto"/>
              </w:rPr>
            </w:r>
          </w:p>
        </w:tc>
        <w:tc>
          <w:tcPr>
            <w:tcW w:type="dxa" w:w="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7</w:t>
            </w:r>
          </w:p>
        </w:tc>
        <w:tc>
          <w:tcPr>
            <w:tcW w:type="dxa" w:w="2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tc>
      </w:tr>
      <w:tr>
        <w:tblPrEx>
          <w:shd w:val="clear" w:color="auto" w:fill="cdd4e9"/>
        </w:tblPrEx>
        <w:trPr>
          <w:trHeight w:val="941"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7</w:t>
            </w:r>
          </w:p>
        </w:tc>
        <w:tc>
          <w:tcPr>
            <w:tcW w:type="dxa" w:w="6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rPr>
                <w:sz w:val="22"/>
                <w:szCs w:val="22"/>
                <w:shd w:val="nil" w:color="auto" w:fill="auto"/>
                <w:lang w:val="en-US"/>
              </w:rPr>
            </w:pPr>
          </w:p>
          <w:p>
            <w:pPr>
              <w:pStyle w:val="Body"/>
              <w:tabs>
                <w:tab w:val="left" w:pos="709"/>
              </w:tabs>
              <w:bidi w:val="0"/>
              <w:spacing w:after="0" w:line="240" w:lineRule="auto"/>
              <w:ind w:left="0" w:right="0" w:firstLine="0"/>
              <w:jc w:val="left"/>
              <w:rPr>
                <w:rtl w:val="0"/>
              </w:rPr>
            </w:pPr>
            <w:r>
              <w:rPr>
                <w:sz w:val="22"/>
                <w:szCs w:val="22"/>
                <w:shd w:val="nil" w:color="auto" w:fill="auto"/>
                <w:rtl w:val="0"/>
                <w:lang w:val="en-US"/>
              </w:rPr>
              <w:t>Setup a small IPv4 network using a switch and a router</w:t>
            </w:r>
            <w:r>
              <w:rPr>
                <w:sz w:val="22"/>
                <w:szCs w:val="22"/>
                <w:shd w:val="nil" w:color="auto" w:fill="auto"/>
              </w:rPr>
            </w:r>
          </w:p>
        </w:tc>
        <w:tc>
          <w:tcPr>
            <w:tcW w:type="dxa" w:w="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8</w:t>
            </w:r>
          </w:p>
        </w:tc>
        <w:tc>
          <w:tcPr>
            <w:tcW w:type="dxa" w:w="2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941"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8</w:t>
            </w:r>
          </w:p>
        </w:tc>
        <w:tc>
          <w:tcPr>
            <w:tcW w:type="dxa" w:w="6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rPr>
                <w:shd w:val="nil" w:color="auto" w:fill="auto"/>
                <w:lang w:val="en-US"/>
              </w:rPr>
            </w:pPr>
          </w:p>
          <w:p>
            <w:pPr>
              <w:pStyle w:val="Body"/>
              <w:tabs>
                <w:tab w:val="left" w:pos="709"/>
              </w:tabs>
              <w:bidi w:val="0"/>
              <w:spacing w:after="0" w:line="240" w:lineRule="auto"/>
              <w:ind w:left="0" w:right="0" w:firstLine="0"/>
              <w:jc w:val="left"/>
              <w:rPr>
                <w:rtl w:val="0"/>
              </w:rPr>
            </w:pPr>
            <w:r>
              <w:rPr>
                <w:shd w:val="nil" w:color="auto" w:fill="auto"/>
                <w:rtl w:val="0"/>
                <w:lang w:val="en-US"/>
              </w:rPr>
              <w:t>Secured remote access using SSH</w:t>
            </w:r>
            <w:r>
              <w:rPr>
                <w:shd w:val="nil" w:color="auto" w:fill="auto"/>
              </w:rPr>
            </w:r>
          </w:p>
        </w:tc>
        <w:tc>
          <w:tcPr>
            <w:tcW w:type="dxa" w:w="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11</w:t>
            </w:r>
          </w:p>
        </w:tc>
        <w:tc>
          <w:tcPr>
            <w:tcW w:type="dxa" w:w="2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tc>
      </w:tr>
      <w:tr>
        <w:tblPrEx>
          <w:shd w:val="clear" w:color="auto" w:fill="cdd4e9"/>
        </w:tblPrEx>
        <w:trPr>
          <w:trHeight w:val="941"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9</w:t>
            </w:r>
          </w:p>
        </w:tc>
        <w:tc>
          <w:tcPr>
            <w:tcW w:type="dxa" w:w="6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rPr>
                <w:shd w:val="nil" w:color="auto" w:fill="auto"/>
                <w:lang w:val="en-US"/>
              </w:rPr>
            </w:pPr>
          </w:p>
          <w:p>
            <w:pPr>
              <w:pStyle w:val="Body"/>
              <w:tabs>
                <w:tab w:val="left" w:pos="709"/>
              </w:tabs>
              <w:bidi w:val="0"/>
              <w:spacing w:after="0" w:line="240" w:lineRule="auto"/>
              <w:ind w:left="0" w:right="0" w:firstLine="0"/>
              <w:jc w:val="left"/>
              <w:rPr>
                <w:rtl w:val="0"/>
              </w:rPr>
            </w:pPr>
            <w:r>
              <w:rPr>
                <w:shd w:val="nil" w:color="auto" w:fill="auto"/>
                <w:rtl w:val="0"/>
                <w:lang w:val="en-US"/>
              </w:rPr>
              <w:t>Backup and Restore Startup Configuration using TFTP</w:t>
            </w:r>
            <w:r>
              <w:rPr>
                <w:shd w:val="nil" w:color="auto" w:fill="auto"/>
              </w:rPr>
            </w:r>
          </w:p>
        </w:tc>
        <w:tc>
          <w:tcPr>
            <w:tcW w:type="dxa" w:w="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12</w:t>
            </w:r>
          </w:p>
        </w:tc>
        <w:tc>
          <w:tcPr>
            <w:tcW w:type="dxa" w:w="2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dd4e9"/>
        </w:tblPrEx>
        <w:trPr>
          <w:trHeight w:val="941" w:hRule="atLeast"/>
        </w:trPr>
        <w:tc>
          <w:tcPr>
            <w:tcW w:type="dxa" w:w="5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10</w:t>
            </w:r>
          </w:p>
        </w:tc>
        <w:tc>
          <w:tcPr>
            <w:tcW w:type="dxa" w:w="6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rPr>
                <w:shd w:val="nil" w:color="auto" w:fill="auto"/>
                <w:lang w:val="en-US"/>
              </w:rPr>
            </w:pPr>
          </w:p>
          <w:p>
            <w:pPr>
              <w:pStyle w:val="Body"/>
              <w:tabs>
                <w:tab w:val="left" w:pos="709"/>
              </w:tabs>
              <w:bidi w:val="0"/>
              <w:spacing w:after="0" w:line="240" w:lineRule="auto"/>
              <w:ind w:left="0" w:right="0" w:firstLine="0"/>
              <w:jc w:val="left"/>
              <w:rPr>
                <w:rtl w:val="0"/>
              </w:rPr>
            </w:pPr>
            <w:r>
              <w:rPr>
                <w:shd w:val="nil" w:color="auto" w:fill="auto"/>
                <w:rtl w:val="0"/>
                <w:lang w:val="en-US"/>
              </w:rPr>
              <w:t>Setup a small IPv6 network using a switch and a router</w:t>
            </w:r>
            <w:r>
              <w:rPr>
                <w:shd w:val="nil" w:color="auto" w:fill="auto"/>
              </w:rPr>
            </w:r>
          </w:p>
        </w:tc>
        <w:tc>
          <w:tcPr>
            <w:tcW w:type="dxa" w:w="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Body"/>
              <w:tabs>
                <w:tab w:val="left" w:pos="709"/>
              </w:tabs>
              <w:spacing w:after="0" w:line="240" w:lineRule="auto"/>
              <w:jc w:val="center"/>
            </w:pPr>
            <w:r>
              <w:rPr>
                <w:sz w:val="22"/>
                <w:szCs w:val="22"/>
                <w:shd w:val="nil" w:color="auto" w:fill="auto"/>
                <w:rtl w:val="0"/>
                <w:lang w:val="en-US"/>
              </w:rPr>
              <w:t>14</w:t>
            </w:r>
          </w:p>
        </w:tc>
        <w:tc>
          <w:tcPr>
            <w:tcW w:type="dxa" w:w="23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tc>
      </w:tr>
    </w:tbl>
    <w:p>
      <w:pPr>
        <w:pStyle w:val="Body"/>
        <w:widowControl w:val="0"/>
        <w:tabs>
          <w:tab w:val="left" w:pos="709"/>
        </w:tabs>
        <w:spacing w:line="240" w:lineRule="auto"/>
        <w:rPr>
          <w:sz w:val="22"/>
          <w:szCs w:val="22"/>
        </w:rPr>
      </w:pPr>
    </w:p>
    <w:p>
      <w:pPr>
        <w:pStyle w:val="Body"/>
        <w:tabs>
          <w:tab w:val="left" w:pos="709"/>
        </w:tabs>
        <w:rPr>
          <w:b w:val="1"/>
          <w:bCs w:val="1"/>
        </w:rPr>
      </w:pPr>
    </w:p>
    <w:p>
      <w:pPr>
        <w:pStyle w:val="Body"/>
        <w:tabs>
          <w:tab w:val="left" w:pos="709"/>
        </w:tabs>
      </w:pPr>
      <w:r>
        <w:rPr>
          <w:b w:val="1"/>
          <w:bCs w:val="1"/>
          <w:rtl w:val="0"/>
          <w:lang w:val="de-DE"/>
        </w:rPr>
        <w:t>Note:</w:t>
      </w:r>
      <w:r>
        <w:rPr>
          <w:rtl w:val="0"/>
          <w:lang w:val="en-US"/>
        </w:rPr>
        <w:t xml:space="preserve"> The weekly plan is subject to change</w:t>
      </w:r>
    </w:p>
    <w:p>
      <w:pPr>
        <w:pStyle w:val="TOC Heading"/>
      </w:pPr>
      <w:r>
        <w:rPr>
          <w:rtl w:val="0"/>
          <w:lang w:val="en-US"/>
        </w:rPr>
        <w:t>Table of Contents</w:t>
      </w:r>
    </w:p>
    <w:p>
      <w:pPr>
        <w:pStyle w:val="toc 1"/>
        <w:tabs>
          <w:tab w:val="right" w:pos="10034" w:leader="dot"/>
          <w:tab w:val="clear" w:pos="10050"/>
        </w:tabs>
      </w:pPr>
    </w:p>
    <w:p>
      <w:pPr>
        <w:pStyle w:val="Body"/>
      </w:pPr>
      <w:r>
        <w:rPr/>
        <w:fldChar w:fldCharType="begin" w:fldLock="0"/>
      </w:r>
      <w:r>
        <w:instrText xml:space="preserve"> TOC \o 1-2 </w:instrText>
      </w:r>
      <w:r>
        <w:rPr/>
        <w:fldChar w:fldCharType="separate" w:fldLock="0"/>
      </w:r>
    </w:p>
    <w:p>
      <w:pPr>
        <w:pStyle w:val="TOC 1.0"/>
      </w:pPr>
      <w:r>
        <w:rPr>
          <w:rFonts w:cs="Arial Unicode MS" w:eastAsia="Arial Unicode MS"/>
          <w:rtl w:val="0"/>
          <w:lang w:val="en-US"/>
        </w:rPr>
        <w:t>Lab 1 - Physical Access to a Switch using Console</w:t>
        <w:tab/>
      </w:r>
      <w:r>
        <w:rPr/>
        <w:fldChar w:fldCharType="begin" w:fldLock="0"/>
      </w:r>
      <w:r>
        <w:instrText xml:space="preserve"> PAGEREF _Toc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rPr>
        <w:t>Aim</w:t>
        <w:tab/>
      </w:r>
      <w:r>
        <w:rPr/>
        <w:fldChar w:fldCharType="begin" w:fldLock="0"/>
      </w:r>
      <w:r>
        <w:instrText xml:space="preserve"> PAGEREF _Toc1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rPr>
        <w:t>Switch and Router Console Ports</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2"/>
      </w:pPr>
      <w:r>
        <w:rPr>
          <w:rFonts w:cs="Arial Unicode MS" w:eastAsia="Arial Unicode MS"/>
          <w:rtl w:val="0"/>
        </w:rPr>
        <w:t>Step 1: Console access to a switch in the Cisco Lab</w:t>
        <w:tab/>
      </w:r>
      <w:r>
        <w:rPr/>
        <w:fldChar w:fldCharType="begin" w:fldLock="0"/>
      </w:r>
      <w:r>
        <w:instrText xml:space="preserve"> PAGEREF _Toc3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rPr>
        <w:t>Step 2: Configure Tera Term to establish a console session with the switch</w:t>
        <w:tab/>
      </w:r>
      <w:r>
        <w:rPr/>
        <w:fldChar w:fldCharType="begin" w:fldLock="0"/>
      </w:r>
      <w:r>
        <w:instrText xml:space="preserve"> PAGEREF _Toc4 \h </w:instrText>
      </w:r>
      <w:r>
        <w:rPr/>
        <w:fldChar w:fldCharType="separate" w:fldLock="0"/>
      </w:r>
      <w:r>
        <w:rPr>
          <w:rFonts w:cs="Arial Unicode MS" w:eastAsia="Arial Unicode MS"/>
          <w:rtl w:val="0"/>
        </w:rPr>
        <w:t>6</w:t>
      </w:r>
      <w:r>
        <w:rPr/>
        <w:fldChar w:fldCharType="end" w:fldLock="0"/>
      </w:r>
    </w:p>
    <w:p>
      <w:pPr>
        <w:pStyle w:val="TOC 2"/>
      </w:pPr>
      <w:r>
        <w:rPr>
          <w:rFonts w:cs="Arial Unicode MS" w:eastAsia="Arial Unicode MS"/>
          <w:rtl w:val="0"/>
        </w:rPr>
        <w:t>Lab Reflection</w:t>
        <w:tab/>
      </w:r>
      <w:r>
        <w:rPr/>
        <w:fldChar w:fldCharType="begin" w:fldLock="0"/>
      </w:r>
      <w:r>
        <w:instrText xml:space="preserve"> PAGEREF _Toc5 \h </w:instrText>
      </w:r>
      <w:r>
        <w:rPr/>
        <w:fldChar w:fldCharType="separate" w:fldLock="0"/>
      </w:r>
      <w:r>
        <w:rPr>
          <w:rFonts w:cs="Arial Unicode MS" w:eastAsia="Arial Unicode MS"/>
          <w:rtl w:val="0"/>
        </w:rPr>
        <w:t>8</w:t>
      </w:r>
      <w:r>
        <w:rPr/>
        <w:fldChar w:fldCharType="end" w:fldLock="0"/>
      </w:r>
    </w:p>
    <w:p>
      <w:pPr>
        <w:pStyle w:val="TOC 1.0"/>
      </w:pPr>
      <w:r>
        <w:rPr>
          <w:rFonts w:cs="Arial Unicode MS" w:eastAsia="Arial Unicode MS"/>
          <w:rtl w:val="0"/>
          <w:lang w:val="en-US"/>
        </w:rPr>
        <w:t>Lab 2 - Introduction to the Cisco Command Line Interface (CLI)</w:t>
        <w:tab/>
      </w:r>
      <w:r>
        <w:rPr/>
        <w:fldChar w:fldCharType="begin" w:fldLock="0"/>
      </w:r>
      <w:r>
        <w:instrText xml:space="preserve"> PAGEREF _Toc6 \h </w:instrText>
      </w:r>
      <w:r>
        <w:rPr/>
        <w:fldChar w:fldCharType="separate" w:fldLock="0"/>
      </w:r>
      <w:r>
        <w:rPr>
          <w:rFonts w:cs="Arial Unicode MS" w:eastAsia="Arial Unicode MS"/>
          <w:rtl w:val="0"/>
        </w:rPr>
        <w:t>10</w:t>
      </w:r>
      <w:r>
        <w:rPr/>
        <w:fldChar w:fldCharType="end" w:fldLock="0"/>
      </w:r>
    </w:p>
    <w:p>
      <w:pPr>
        <w:pStyle w:val="TOC 2"/>
      </w:pPr>
      <w:r>
        <w:rPr>
          <w:rFonts w:cs="Arial Unicode MS" w:eastAsia="Arial Unicode MS"/>
          <w:rtl w:val="0"/>
        </w:rPr>
        <w:t>Aim</w:t>
        <w:tab/>
      </w:r>
      <w:r>
        <w:rPr/>
        <w:fldChar w:fldCharType="begin" w:fldLock="0"/>
      </w:r>
      <w:r>
        <w:instrText xml:space="preserve"> PAGEREF _Toc7 \h </w:instrText>
      </w:r>
      <w:r>
        <w:rPr/>
        <w:fldChar w:fldCharType="separate" w:fldLock="0"/>
      </w:r>
      <w:r>
        <w:rPr>
          <w:rFonts w:cs="Arial Unicode MS" w:eastAsia="Arial Unicode MS"/>
          <w:rtl w:val="0"/>
        </w:rPr>
        <w:t>10</w:t>
      </w:r>
      <w:r>
        <w:rPr/>
        <w:fldChar w:fldCharType="end" w:fldLock="0"/>
      </w:r>
    </w:p>
    <w:p>
      <w:pPr>
        <w:pStyle w:val="TOC 2"/>
      </w:pPr>
      <w:r>
        <w:rPr>
          <w:rFonts w:cs="Arial Unicode MS" w:eastAsia="Arial Unicode MS"/>
          <w:rtl w:val="0"/>
        </w:rPr>
        <w:t>Tasks to be completed</w:t>
        <w:tab/>
      </w:r>
      <w:r>
        <w:rPr/>
        <w:fldChar w:fldCharType="begin" w:fldLock="0"/>
      </w:r>
      <w:r>
        <w:instrText xml:space="preserve"> PAGEREF _Toc8 \h </w:instrText>
      </w:r>
      <w:r>
        <w:rPr/>
        <w:fldChar w:fldCharType="separate" w:fldLock="0"/>
      </w:r>
      <w:r>
        <w:rPr>
          <w:rFonts w:cs="Arial Unicode MS" w:eastAsia="Arial Unicode MS"/>
          <w:rtl w:val="0"/>
        </w:rPr>
        <w:t>10</w:t>
      </w:r>
      <w:r>
        <w:rPr/>
        <w:fldChar w:fldCharType="end" w:fldLock="0"/>
      </w:r>
    </w:p>
    <w:p>
      <w:pPr>
        <w:pStyle w:val="TOC 2"/>
      </w:pPr>
      <w:r>
        <w:rPr>
          <w:rFonts w:cs="Arial Unicode MS" w:eastAsia="Arial Unicode MS"/>
          <w:rtl w:val="0"/>
        </w:rPr>
        <w:t>Step 1: Establish a Console session with a Cisco Switch</w:t>
        <w:tab/>
      </w:r>
      <w:r>
        <w:rPr/>
        <w:fldChar w:fldCharType="begin" w:fldLock="0"/>
      </w:r>
      <w:r>
        <w:instrText xml:space="preserve"> PAGEREF _Toc9 \h </w:instrText>
      </w:r>
      <w:r>
        <w:rPr/>
        <w:fldChar w:fldCharType="separate" w:fldLock="0"/>
      </w:r>
      <w:r>
        <w:rPr>
          <w:rFonts w:cs="Arial Unicode MS" w:eastAsia="Arial Unicode MS"/>
          <w:rtl w:val="0"/>
        </w:rPr>
        <w:t>10</w:t>
      </w:r>
      <w:r>
        <w:rPr/>
        <w:fldChar w:fldCharType="end" w:fldLock="0"/>
      </w:r>
    </w:p>
    <w:p>
      <w:pPr>
        <w:pStyle w:val="TOC 2"/>
      </w:pPr>
      <w:r>
        <w:rPr>
          <w:rFonts w:cs="Arial Unicode MS" w:eastAsia="Arial Unicode MS"/>
          <w:rtl w:val="0"/>
        </w:rPr>
        <w:t>Step 2: Explore the CLI Help</w:t>
        <w:tab/>
      </w:r>
      <w:r>
        <w:rPr/>
        <w:fldChar w:fldCharType="begin" w:fldLock="0"/>
      </w:r>
      <w:r>
        <w:instrText xml:space="preserve"> PAGEREF _Toc10 \h </w:instrText>
      </w:r>
      <w:r>
        <w:rPr/>
        <w:fldChar w:fldCharType="separate" w:fldLock="0"/>
      </w:r>
      <w:r>
        <w:rPr>
          <w:rFonts w:cs="Arial Unicode MS" w:eastAsia="Arial Unicode MS"/>
          <w:rtl w:val="0"/>
        </w:rPr>
        <w:t>10</w:t>
      </w:r>
      <w:r>
        <w:rPr/>
        <w:fldChar w:fldCharType="end" w:fldLock="0"/>
      </w:r>
    </w:p>
    <w:p>
      <w:pPr>
        <w:pStyle w:val="TOC 2"/>
      </w:pPr>
      <w:r>
        <w:rPr>
          <w:rFonts w:cs="Arial Unicode MS" w:eastAsia="Arial Unicode MS"/>
          <w:rtl w:val="0"/>
        </w:rPr>
        <w:t>Step 3: Use of the TAB key</w:t>
        <w:tab/>
      </w:r>
      <w:r>
        <w:rPr/>
        <w:fldChar w:fldCharType="begin" w:fldLock="0"/>
      </w:r>
      <w:r>
        <w:instrText xml:space="preserve"> PAGEREF _Toc11 \h </w:instrText>
      </w:r>
      <w:r>
        <w:rPr/>
        <w:fldChar w:fldCharType="separate" w:fldLock="0"/>
      </w:r>
      <w:r>
        <w:rPr>
          <w:rFonts w:cs="Arial Unicode MS" w:eastAsia="Arial Unicode MS"/>
          <w:rtl w:val="0"/>
        </w:rPr>
        <w:t>11</w:t>
      </w:r>
      <w:r>
        <w:rPr/>
        <w:fldChar w:fldCharType="end" w:fldLock="0"/>
      </w:r>
    </w:p>
    <w:p>
      <w:pPr>
        <w:pStyle w:val="TOC 2"/>
      </w:pPr>
      <w:r>
        <w:rPr>
          <w:rFonts w:cs="Arial Unicode MS" w:eastAsia="Arial Unicode MS"/>
          <w:rtl w:val="0"/>
        </w:rPr>
        <w:t>Step 4: Introduction to the Privileged-Exec Mode</w:t>
        <w:tab/>
      </w:r>
      <w:r>
        <w:rPr/>
        <w:fldChar w:fldCharType="begin" w:fldLock="0"/>
      </w:r>
      <w:r>
        <w:instrText xml:space="preserve"> PAGEREF _Toc12 \h </w:instrText>
      </w:r>
      <w:r>
        <w:rPr/>
        <w:fldChar w:fldCharType="separate" w:fldLock="0"/>
      </w:r>
      <w:r>
        <w:rPr>
          <w:rFonts w:cs="Arial Unicode MS" w:eastAsia="Arial Unicode MS"/>
          <w:rtl w:val="0"/>
        </w:rPr>
        <w:t>11</w:t>
      </w:r>
      <w:r>
        <w:rPr/>
        <w:fldChar w:fldCharType="end" w:fldLock="0"/>
      </w:r>
    </w:p>
    <w:p>
      <w:pPr>
        <w:pStyle w:val="TOC 2"/>
      </w:pPr>
      <w:r>
        <w:rPr>
          <w:rFonts w:cs="Arial Unicode MS" w:eastAsia="Arial Unicode MS"/>
          <w:rtl w:val="0"/>
        </w:rPr>
        <w:t>Step 5: Introduction to the Global Configuration Mode</w:t>
        <w:tab/>
      </w:r>
      <w:r>
        <w:rPr/>
        <w:fldChar w:fldCharType="begin" w:fldLock="0"/>
      </w:r>
      <w:r>
        <w:instrText xml:space="preserve"> PAGEREF _Toc13 \h </w:instrText>
      </w:r>
      <w:r>
        <w:rPr/>
        <w:fldChar w:fldCharType="separate" w:fldLock="0"/>
      </w:r>
      <w:r>
        <w:rPr>
          <w:rFonts w:cs="Arial Unicode MS" w:eastAsia="Arial Unicode MS"/>
          <w:rtl w:val="0"/>
        </w:rPr>
        <w:t>12</w:t>
      </w:r>
      <w:r>
        <w:rPr/>
        <w:fldChar w:fldCharType="end" w:fldLock="0"/>
      </w:r>
    </w:p>
    <w:p>
      <w:pPr>
        <w:pStyle w:val="TOC 2"/>
      </w:pPr>
      <w:r>
        <w:rPr>
          <w:rFonts w:cs="Arial Unicode MS" w:eastAsia="Arial Unicode MS"/>
          <w:rtl w:val="0"/>
        </w:rPr>
        <w:t>Step 6: Introduction to the Line Mode (Sub-Configuration)</w:t>
        <w:tab/>
      </w:r>
      <w:r>
        <w:rPr/>
        <w:fldChar w:fldCharType="begin" w:fldLock="0"/>
      </w:r>
      <w:r>
        <w:instrText xml:space="preserve"> PAGEREF _Toc14 \h </w:instrText>
      </w:r>
      <w:r>
        <w:rPr/>
        <w:fldChar w:fldCharType="separate" w:fldLock="0"/>
      </w:r>
      <w:r>
        <w:rPr>
          <w:rFonts w:cs="Arial Unicode MS" w:eastAsia="Arial Unicode MS"/>
          <w:rtl w:val="0"/>
        </w:rPr>
        <w:t>12</w:t>
      </w:r>
      <w:r>
        <w:rPr/>
        <w:fldChar w:fldCharType="end" w:fldLock="0"/>
      </w:r>
    </w:p>
    <w:p>
      <w:pPr>
        <w:pStyle w:val="TOC 2"/>
      </w:pPr>
      <w:r>
        <w:rPr>
          <w:rFonts w:cs="Arial Unicode MS" w:eastAsia="Arial Unicode MS"/>
          <w:rtl w:val="0"/>
        </w:rPr>
        <w:t>Step 7: Navigation through the Cisco CLI</w:t>
        <w:tab/>
      </w:r>
      <w:r>
        <w:rPr/>
        <w:fldChar w:fldCharType="begin" w:fldLock="0"/>
      </w:r>
      <w:r>
        <w:instrText xml:space="preserve"> PAGEREF _Toc15 \h </w:instrText>
      </w:r>
      <w:r>
        <w:rPr/>
        <w:fldChar w:fldCharType="separate" w:fldLock="0"/>
      </w:r>
      <w:r>
        <w:rPr>
          <w:rFonts w:cs="Arial Unicode MS" w:eastAsia="Arial Unicode MS"/>
          <w:rtl w:val="0"/>
        </w:rPr>
        <w:t>13</w:t>
      </w:r>
      <w:r>
        <w:rPr/>
        <w:fldChar w:fldCharType="end" w:fldLock="0"/>
      </w:r>
    </w:p>
    <w:p>
      <w:pPr>
        <w:pStyle w:val="TOC 2"/>
      </w:pPr>
      <w:r>
        <w:rPr>
          <w:rFonts w:cs="Arial Unicode MS" w:eastAsia="Arial Unicode MS"/>
          <w:rtl w:val="0"/>
        </w:rPr>
        <w:t>Lab Reflection</w:t>
        <w:tab/>
      </w:r>
      <w:r>
        <w:rPr/>
        <w:fldChar w:fldCharType="begin" w:fldLock="0"/>
      </w:r>
      <w:r>
        <w:instrText xml:space="preserve"> PAGEREF _Toc16 \h </w:instrText>
      </w:r>
      <w:r>
        <w:rPr/>
        <w:fldChar w:fldCharType="separate" w:fldLock="0"/>
      </w:r>
      <w:r>
        <w:rPr>
          <w:rFonts w:cs="Arial Unicode MS" w:eastAsia="Arial Unicode MS"/>
          <w:rtl w:val="0"/>
        </w:rPr>
        <w:t>13</w:t>
      </w:r>
      <w:r>
        <w:rPr/>
        <w:fldChar w:fldCharType="end" w:fldLock="0"/>
      </w:r>
    </w:p>
    <w:p>
      <w:pPr>
        <w:pStyle w:val="TOC 1.0"/>
      </w:pPr>
      <w:r>
        <w:rPr>
          <w:rFonts w:cs="Arial Unicode MS" w:eastAsia="Arial Unicode MS"/>
          <w:rtl w:val="0"/>
          <w:lang w:val="en-US"/>
        </w:rPr>
        <w:t>Lab 3 - Securing Administrative Access to the Cisco CLI</w:t>
        <w:tab/>
      </w:r>
      <w:r>
        <w:rPr/>
        <w:fldChar w:fldCharType="begin" w:fldLock="0"/>
      </w:r>
      <w:r>
        <w:instrText xml:space="preserve"> PAGEREF _Toc17 \h </w:instrText>
      </w:r>
      <w:r>
        <w:rPr/>
        <w:fldChar w:fldCharType="separate" w:fldLock="0"/>
      </w:r>
      <w:r>
        <w:rPr>
          <w:rFonts w:cs="Arial Unicode MS" w:eastAsia="Arial Unicode MS"/>
          <w:rtl w:val="0"/>
        </w:rPr>
        <w:t>15</w:t>
      </w:r>
      <w:r>
        <w:rPr/>
        <w:fldChar w:fldCharType="end" w:fldLock="0"/>
      </w:r>
    </w:p>
    <w:p>
      <w:pPr>
        <w:pStyle w:val="TOC 2"/>
      </w:pPr>
      <w:r>
        <w:rPr>
          <w:rFonts w:cs="Arial Unicode MS" w:eastAsia="Arial Unicode MS"/>
          <w:rtl w:val="0"/>
        </w:rPr>
        <w:t>Aim</w:t>
        <w:tab/>
      </w:r>
      <w:r>
        <w:rPr/>
        <w:fldChar w:fldCharType="begin" w:fldLock="0"/>
      </w:r>
      <w:r>
        <w:instrText xml:space="preserve"> PAGEREF _Toc18 \h </w:instrText>
      </w:r>
      <w:r>
        <w:rPr/>
        <w:fldChar w:fldCharType="separate" w:fldLock="0"/>
      </w:r>
      <w:r>
        <w:rPr>
          <w:rFonts w:cs="Arial Unicode MS" w:eastAsia="Arial Unicode MS"/>
          <w:rtl w:val="0"/>
        </w:rPr>
        <w:t>15</w:t>
      </w:r>
      <w:r>
        <w:rPr/>
        <w:fldChar w:fldCharType="end" w:fldLock="0"/>
      </w:r>
    </w:p>
    <w:p>
      <w:pPr>
        <w:pStyle w:val="TOC 2"/>
      </w:pPr>
      <w:r>
        <w:rPr>
          <w:rFonts w:cs="Arial Unicode MS" w:eastAsia="Arial Unicode MS"/>
          <w:rtl w:val="0"/>
        </w:rPr>
        <w:t>Tasks to be completed</w:t>
        <w:tab/>
      </w:r>
      <w:r>
        <w:rPr/>
        <w:fldChar w:fldCharType="begin" w:fldLock="0"/>
      </w:r>
      <w:r>
        <w:instrText xml:space="preserve"> PAGEREF _Toc19 \h </w:instrText>
      </w:r>
      <w:r>
        <w:rPr/>
        <w:fldChar w:fldCharType="separate" w:fldLock="0"/>
      </w:r>
      <w:r>
        <w:rPr>
          <w:rFonts w:cs="Arial Unicode MS" w:eastAsia="Arial Unicode MS"/>
          <w:rtl w:val="0"/>
        </w:rPr>
        <w:t>15</w:t>
      </w:r>
      <w:r>
        <w:rPr/>
        <w:fldChar w:fldCharType="end" w:fldLock="0"/>
      </w:r>
    </w:p>
    <w:p>
      <w:pPr>
        <w:pStyle w:val="TOC 2"/>
      </w:pPr>
      <w:r>
        <w:rPr>
          <w:rFonts w:cs="Arial Unicode MS" w:eastAsia="Arial Unicode MS"/>
          <w:rtl w:val="0"/>
        </w:rPr>
        <w:t>Step 1: Task 1 to Task 4</w:t>
        <w:tab/>
      </w:r>
      <w:r>
        <w:rPr/>
        <w:fldChar w:fldCharType="begin" w:fldLock="0"/>
      </w:r>
      <w:r>
        <w:instrText xml:space="preserve"> PAGEREF _Toc20 \h </w:instrText>
      </w:r>
      <w:r>
        <w:rPr/>
        <w:fldChar w:fldCharType="separate" w:fldLock="0"/>
      </w:r>
      <w:r>
        <w:rPr>
          <w:rFonts w:cs="Arial Unicode MS" w:eastAsia="Arial Unicode MS"/>
          <w:rtl w:val="0"/>
        </w:rPr>
        <w:t>15</w:t>
      </w:r>
      <w:r>
        <w:rPr/>
        <w:fldChar w:fldCharType="end" w:fldLock="0"/>
      </w:r>
    </w:p>
    <w:p>
      <w:pPr>
        <w:pStyle w:val="TOC 2"/>
      </w:pPr>
      <w:r>
        <w:rPr>
          <w:rFonts w:cs="Arial Unicode MS" w:eastAsia="Arial Unicode MS"/>
          <w:rtl w:val="0"/>
        </w:rPr>
        <w:t>Step 2: Setup a Security Banner</w:t>
        <w:tab/>
      </w:r>
      <w:r>
        <w:rPr/>
        <w:fldChar w:fldCharType="begin" w:fldLock="0"/>
      </w:r>
      <w:r>
        <w:instrText xml:space="preserve"> PAGEREF _Toc21 \h </w:instrText>
      </w:r>
      <w:r>
        <w:rPr/>
        <w:fldChar w:fldCharType="separate" w:fldLock="0"/>
      </w:r>
      <w:r>
        <w:rPr>
          <w:rFonts w:cs="Arial Unicode MS" w:eastAsia="Arial Unicode MS"/>
          <w:rtl w:val="0"/>
        </w:rPr>
        <w:t>15</w:t>
      </w:r>
      <w:r>
        <w:rPr/>
        <w:fldChar w:fldCharType="end" w:fldLock="0"/>
      </w:r>
    </w:p>
    <w:p>
      <w:pPr>
        <w:pStyle w:val="TOC 2"/>
      </w:pPr>
      <w:r>
        <w:rPr>
          <w:rFonts w:cs="Arial Unicode MS" w:eastAsia="Arial Unicode MS"/>
          <w:rtl w:val="0"/>
        </w:rPr>
        <w:t>Step 3: Securing access to the Console</w:t>
        <w:tab/>
      </w:r>
      <w:r>
        <w:rPr/>
        <w:fldChar w:fldCharType="begin" w:fldLock="0"/>
      </w:r>
      <w:r>
        <w:instrText xml:space="preserve"> PAGEREF _Toc22 \h </w:instrText>
      </w:r>
      <w:r>
        <w:rPr/>
        <w:fldChar w:fldCharType="separate" w:fldLock="0"/>
      </w:r>
      <w:r>
        <w:rPr>
          <w:rFonts w:cs="Arial Unicode MS" w:eastAsia="Arial Unicode MS"/>
          <w:rtl w:val="0"/>
        </w:rPr>
        <w:t>16</w:t>
      </w:r>
      <w:r>
        <w:rPr/>
        <w:fldChar w:fldCharType="end" w:fldLock="0"/>
      </w:r>
    </w:p>
    <w:p>
      <w:pPr>
        <w:pStyle w:val="TOC 2"/>
      </w:pPr>
      <w:r>
        <w:rPr>
          <w:rFonts w:cs="Arial Unicode MS" w:eastAsia="Arial Unicode MS"/>
          <w:rtl w:val="0"/>
        </w:rPr>
        <w:t>Step 4: Securing access to the Privileged-Exec mode using an encrypted password</w:t>
        <w:tab/>
      </w:r>
      <w:r>
        <w:rPr/>
        <w:fldChar w:fldCharType="begin" w:fldLock="0"/>
      </w:r>
      <w:r>
        <w:instrText xml:space="preserve"> PAGEREF _Toc23 \h </w:instrText>
      </w:r>
      <w:r>
        <w:rPr/>
        <w:fldChar w:fldCharType="separate" w:fldLock="0"/>
      </w:r>
      <w:r>
        <w:rPr>
          <w:rFonts w:cs="Arial Unicode MS" w:eastAsia="Arial Unicode MS"/>
          <w:rtl w:val="0"/>
        </w:rPr>
        <w:t>16</w:t>
      </w:r>
      <w:r>
        <w:rPr/>
        <w:fldChar w:fldCharType="end" w:fldLock="0"/>
      </w:r>
    </w:p>
    <w:p>
      <w:pPr>
        <w:pStyle w:val="TOC 2"/>
      </w:pPr>
      <w:r>
        <w:rPr>
          <w:rFonts w:cs="Arial Unicode MS" w:eastAsia="Arial Unicode MS"/>
          <w:rtl w:val="0"/>
        </w:rPr>
        <w:t>Step 5: Verification - Banner and Passwords</w:t>
        <w:tab/>
      </w:r>
      <w:r>
        <w:rPr/>
        <w:fldChar w:fldCharType="begin" w:fldLock="0"/>
      </w:r>
      <w:r>
        <w:instrText xml:space="preserve"> PAGEREF _Toc24 \h </w:instrText>
      </w:r>
      <w:r>
        <w:rPr/>
        <w:fldChar w:fldCharType="separate" w:fldLock="0"/>
      </w:r>
      <w:r>
        <w:rPr>
          <w:rFonts w:cs="Arial Unicode MS" w:eastAsia="Arial Unicode MS"/>
          <w:rtl w:val="0"/>
        </w:rPr>
        <w:t>16</w:t>
      </w:r>
      <w:r>
        <w:rPr/>
        <w:fldChar w:fldCharType="end" w:fldLock="0"/>
      </w:r>
    </w:p>
    <w:p>
      <w:pPr>
        <w:pStyle w:val="TOC 2"/>
      </w:pPr>
      <w:r>
        <w:rPr>
          <w:rFonts w:cs="Arial Unicode MS" w:eastAsia="Arial Unicode MS"/>
          <w:rtl w:val="0"/>
        </w:rPr>
        <w:t>Lab Reflection</w:t>
        <w:tab/>
      </w:r>
      <w:r>
        <w:rPr/>
        <w:fldChar w:fldCharType="begin" w:fldLock="0"/>
      </w:r>
      <w:r>
        <w:instrText xml:space="preserve"> PAGEREF _Toc25 \h </w:instrText>
      </w:r>
      <w:r>
        <w:rPr/>
        <w:fldChar w:fldCharType="separate" w:fldLock="0"/>
      </w:r>
      <w:r>
        <w:rPr>
          <w:rFonts w:cs="Arial Unicode MS" w:eastAsia="Arial Unicode MS"/>
          <w:rtl w:val="0"/>
        </w:rPr>
        <w:t>17</w:t>
      </w:r>
      <w:r>
        <w:rPr/>
        <w:fldChar w:fldCharType="end" w:fldLock="0"/>
      </w:r>
    </w:p>
    <w:p>
      <w:pPr>
        <w:pStyle w:val="TOC 1.0"/>
      </w:pPr>
      <w:r>
        <w:rPr>
          <w:rFonts w:cs="Arial Unicode MS" w:eastAsia="Arial Unicode MS"/>
          <w:rtl w:val="0"/>
          <w:lang w:val="en-US"/>
        </w:rPr>
        <w:t>Lab 4 - Manage the Configuration</w:t>
        <w:tab/>
      </w:r>
      <w:r>
        <w:rPr/>
        <w:fldChar w:fldCharType="begin" w:fldLock="0"/>
      </w:r>
      <w:r>
        <w:instrText xml:space="preserve"> PAGEREF _Toc26 \h </w:instrText>
      </w:r>
      <w:r>
        <w:rPr/>
        <w:fldChar w:fldCharType="separate" w:fldLock="0"/>
      </w:r>
      <w:r>
        <w:rPr>
          <w:rFonts w:cs="Arial Unicode MS" w:eastAsia="Arial Unicode MS"/>
          <w:rtl w:val="0"/>
        </w:rPr>
        <w:t>19</w:t>
      </w:r>
      <w:r>
        <w:rPr/>
        <w:fldChar w:fldCharType="end" w:fldLock="0"/>
      </w:r>
    </w:p>
    <w:p>
      <w:pPr>
        <w:pStyle w:val="TOC 2"/>
      </w:pPr>
      <w:r>
        <w:rPr>
          <w:rFonts w:cs="Arial Unicode MS" w:eastAsia="Arial Unicode MS"/>
          <w:rtl w:val="0"/>
        </w:rPr>
        <w:t>Aim</w:t>
        <w:tab/>
      </w:r>
      <w:r>
        <w:rPr/>
        <w:fldChar w:fldCharType="begin" w:fldLock="0"/>
      </w:r>
      <w:r>
        <w:instrText xml:space="preserve"> PAGEREF _Toc27 \h </w:instrText>
      </w:r>
      <w:r>
        <w:rPr/>
        <w:fldChar w:fldCharType="separate" w:fldLock="0"/>
      </w:r>
      <w:r>
        <w:rPr>
          <w:rFonts w:cs="Arial Unicode MS" w:eastAsia="Arial Unicode MS"/>
          <w:rtl w:val="0"/>
        </w:rPr>
        <w:t>19</w:t>
      </w:r>
      <w:r>
        <w:rPr/>
        <w:fldChar w:fldCharType="end" w:fldLock="0"/>
      </w:r>
    </w:p>
    <w:p>
      <w:pPr>
        <w:pStyle w:val="TOC 2"/>
      </w:pPr>
      <w:r>
        <w:rPr>
          <w:rFonts w:cs="Arial Unicode MS" w:eastAsia="Arial Unicode MS"/>
          <w:rtl w:val="0"/>
        </w:rPr>
        <w:t>Tasks to be completed</w:t>
        <w:tab/>
      </w:r>
      <w:r>
        <w:rPr/>
        <w:fldChar w:fldCharType="begin" w:fldLock="0"/>
      </w:r>
      <w:r>
        <w:instrText xml:space="preserve"> PAGEREF _Toc28 \h </w:instrText>
      </w:r>
      <w:r>
        <w:rPr/>
        <w:fldChar w:fldCharType="separate" w:fldLock="0"/>
      </w:r>
      <w:r>
        <w:rPr>
          <w:rFonts w:cs="Arial Unicode MS" w:eastAsia="Arial Unicode MS"/>
          <w:rtl w:val="0"/>
        </w:rPr>
        <w:t>19</w:t>
      </w:r>
      <w:r>
        <w:rPr/>
        <w:fldChar w:fldCharType="end" w:fldLock="0"/>
      </w:r>
    </w:p>
    <w:p>
      <w:pPr>
        <w:pStyle w:val="TOC 2"/>
      </w:pPr>
      <w:r>
        <w:rPr>
          <w:rFonts w:cs="Arial Unicode MS" w:eastAsia="Arial Unicode MS"/>
          <w:rtl w:val="0"/>
        </w:rPr>
        <w:t>Step 1: Task 1 to Task 7</w:t>
        <w:tab/>
      </w:r>
      <w:r>
        <w:rPr/>
        <w:fldChar w:fldCharType="begin" w:fldLock="0"/>
      </w:r>
      <w:r>
        <w:instrText xml:space="preserve"> PAGEREF _Toc29 \h </w:instrText>
      </w:r>
      <w:r>
        <w:rPr/>
        <w:fldChar w:fldCharType="separate" w:fldLock="0"/>
      </w:r>
      <w:r>
        <w:rPr>
          <w:rFonts w:cs="Arial Unicode MS" w:eastAsia="Arial Unicode MS"/>
          <w:rtl w:val="0"/>
        </w:rPr>
        <w:t>19</w:t>
      </w:r>
      <w:r>
        <w:rPr/>
        <w:fldChar w:fldCharType="end" w:fldLock="0"/>
      </w:r>
    </w:p>
    <w:p>
      <w:pPr>
        <w:pStyle w:val="TOC 2"/>
      </w:pPr>
      <w:r>
        <w:rPr>
          <w:rFonts w:cs="Arial Unicode MS" w:eastAsia="Arial Unicode MS"/>
          <w:rtl w:val="0"/>
        </w:rPr>
        <w:t>Step 2: Check the Running Configuration</w:t>
        <w:tab/>
      </w:r>
      <w:r>
        <w:rPr/>
        <w:fldChar w:fldCharType="begin" w:fldLock="0"/>
      </w:r>
      <w:r>
        <w:instrText xml:space="preserve"> PAGEREF _Toc30 \h </w:instrText>
      </w:r>
      <w:r>
        <w:rPr/>
        <w:fldChar w:fldCharType="separate" w:fldLock="0"/>
      </w:r>
      <w:r>
        <w:rPr>
          <w:rFonts w:cs="Arial Unicode MS" w:eastAsia="Arial Unicode MS"/>
          <w:rtl w:val="0"/>
        </w:rPr>
        <w:t>19</w:t>
      </w:r>
      <w:r>
        <w:rPr/>
        <w:fldChar w:fldCharType="end" w:fldLock="0"/>
      </w:r>
    </w:p>
    <w:p>
      <w:pPr>
        <w:pStyle w:val="TOC 2"/>
      </w:pPr>
      <w:r>
        <w:rPr>
          <w:rFonts w:cs="Arial Unicode MS" w:eastAsia="Arial Unicode MS"/>
          <w:rtl w:val="0"/>
        </w:rPr>
        <w:t>Step 3: Apply automatic Type-7 encryption to all clear text passwords</w:t>
        <w:tab/>
      </w:r>
      <w:r>
        <w:rPr/>
        <w:fldChar w:fldCharType="begin" w:fldLock="0"/>
      </w:r>
      <w:r>
        <w:instrText xml:space="preserve"> PAGEREF _Toc31 \h </w:instrText>
      </w:r>
      <w:r>
        <w:rPr/>
        <w:fldChar w:fldCharType="separate" w:fldLock="0"/>
      </w:r>
      <w:r>
        <w:rPr>
          <w:rFonts w:cs="Arial Unicode MS" w:eastAsia="Arial Unicode MS"/>
          <w:rtl w:val="0"/>
        </w:rPr>
        <w:t>20</w:t>
      </w:r>
      <w:r>
        <w:rPr/>
        <w:fldChar w:fldCharType="end" w:fldLock="0"/>
      </w:r>
    </w:p>
    <w:p>
      <w:pPr>
        <w:pStyle w:val="TOC 2"/>
      </w:pPr>
      <w:r>
        <w:rPr>
          <w:rFonts w:cs="Arial Unicode MS" w:eastAsia="Arial Unicode MS"/>
          <w:rtl w:val="0"/>
        </w:rPr>
        <w:t>Step 4: Saving the Running Configuration</w:t>
        <w:tab/>
      </w:r>
      <w:r>
        <w:rPr/>
        <w:fldChar w:fldCharType="begin" w:fldLock="0"/>
      </w:r>
      <w:r>
        <w:instrText xml:space="preserve"> PAGEREF _Toc32 \h </w:instrText>
      </w:r>
      <w:r>
        <w:rPr/>
        <w:fldChar w:fldCharType="separate" w:fldLock="0"/>
      </w:r>
      <w:r>
        <w:rPr>
          <w:rFonts w:cs="Arial Unicode MS" w:eastAsia="Arial Unicode MS"/>
          <w:rtl w:val="0"/>
        </w:rPr>
        <w:t>20</w:t>
      </w:r>
      <w:r>
        <w:rPr/>
        <w:fldChar w:fldCharType="end" w:fldLock="0"/>
      </w:r>
    </w:p>
    <w:p>
      <w:pPr>
        <w:pStyle w:val="TOC 2"/>
      </w:pPr>
      <w:r>
        <w:rPr>
          <w:rFonts w:cs="Arial Unicode MS" w:eastAsia="Arial Unicode MS"/>
          <w:rtl w:val="0"/>
        </w:rPr>
        <w:t>Step 5: Reboot the Device</w:t>
        <w:tab/>
      </w:r>
      <w:r>
        <w:rPr/>
        <w:fldChar w:fldCharType="begin" w:fldLock="0"/>
      </w:r>
      <w:r>
        <w:instrText xml:space="preserve"> PAGEREF _Toc33 \h </w:instrText>
      </w:r>
      <w:r>
        <w:rPr/>
        <w:fldChar w:fldCharType="separate" w:fldLock="0"/>
      </w:r>
      <w:r>
        <w:rPr>
          <w:rFonts w:cs="Arial Unicode MS" w:eastAsia="Arial Unicode MS"/>
          <w:rtl w:val="0"/>
        </w:rPr>
        <w:t>20</w:t>
      </w:r>
      <w:r>
        <w:rPr/>
        <w:fldChar w:fldCharType="end" w:fldLock="0"/>
      </w:r>
    </w:p>
    <w:p>
      <w:pPr>
        <w:pStyle w:val="TOC 2"/>
      </w:pPr>
      <w:r>
        <w:rPr>
          <w:rFonts w:cs="Arial Unicode MS" w:eastAsia="Arial Unicode MS"/>
          <w:rtl w:val="0"/>
        </w:rPr>
        <w:t>Step 6: Erase the Configuration</w:t>
        <w:tab/>
      </w:r>
      <w:r>
        <w:rPr/>
        <w:fldChar w:fldCharType="begin" w:fldLock="0"/>
      </w:r>
      <w:r>
        <w:instrText xml:space="preserve"> PAGEREF _Toc34 \h </w:instrText>
      </w:r>
      <w:r>
        <w:rPr/>
        <w:fldChar w:fldCharType="separate" w:fldLock="0"/>
      </w:r>
      <w:r>
        <w:rPr>
          <w:rFonts w:cs="Arial Unicode MS" w:eastAsia="Arial Unicode MS"/>
          <w:rtl w:val="0"/>
        </w:rPr>
        <w:t>20</w:t>
      </w:r>
      <w:r>
        <w:rPr/>
        <w:fldChar w:fldCharType="end" w:fldLock="0"/>
      </w:r>
    </w:p>
    <w:p>
      <w:pPr>
        <w:pStyle w:val="TOC 2"/>
      </w:pPr>
      <w:r>
        <w:rPr>
          <w:rFonts w:cs="Arial Unicode MS" w:eastAsia="Arial Unicode MS"/>
          <w:rtl w:val="0"/>
        </w:rPr>
        <w:t>Lab Reflection</w:t>
        <w:tab/>
      </w:r>
      <w:r>
        <w:rPr/>
        <w:fldChar w:fldCharType="begin" w:fldLock="0"/>
      </w:r>
      <w:r>
        <w:instrText xml:space="preserve"> PAGEREF _Toc35 \h </w:instrText>
      </w:r>
      <w:r>
        <w:rPr/>
        <w:fldChar w:fldCharType="separate" w:fldLock="0"/>
      </w:r>
      <w:r>
        <w:rPr>
          <w:rFonts w:cs="Arial Unicode MS" w:eastAsia="Arial Unicode MS"/>
          <w:rtl w:val="0"/>
        </w:rPr>
        <w:t>21</w:t>
      </w:r>
      <w:r>
        <w:rPr/>
        <w:fldChar w:fldCharType="end" w:fldLock="0"/>
      </w:r>
    </w:p>
    <w:p>
      <w:pPr>
        <w:pStyle w:val="TOC 1.0"/>
      </w:pPr>
      <w:r>
        <w:rPr>
          <w:rFonts w:cs="Arial Unicode MS" w:eastAsia="Arial Unicode MS"/>
          <w:rtl w:val="0"/>
          <w:lang w:val="en-US"/>
        </w:rPr>
        <w:t>Lab 5 - Remote Access to a Router using Telnet</w:t>
        <w:tab/>
      </w:r>
      <w:r>
        <w:rPr/>
        <w:fldChar w:fldCharType="begin" w:fldLock="0"/>
      </w:r>
      <w:r>
        <w:instrText xml:space="preserve"> PAGEREF _Toc36 \h </w:instrText>
      </w:r>
      <w:r>
        <w:rPr/>
        <w:fldChar w:fldCharType="separate" w:fldLock="0"/>
      </w:r>
      <w:r>
        <w:rPr>
          <w:rFonts w:cs="Arial Unicode MS" w:eastAsia="Arial Unicode MS"/>
          <w:rtl w:val="0"/>
        </w:rPr>
        <w:t>23</w:t>
      </w:r>
      <w:r>
        <w:rPr/>
        <w:fldChar w:fldCharType="end" w:fldLock="0"/>
      </w:r>
    </w:p>
    <w:p>
      <w:pPr>
        <w:pStyle w:val="TOC 2"/>
      </w:pPr>
      <w:r>
        <w:rPr>
          <w:rFonts w:cs="Arial Unicode MS" w:eastAsia="Arial Unicode MS"/>
          <w:rtl w:val="0"/>
        </w:rPr>
        <w:t>Aim</w:t>
        <w:tab/>
      </w:r>
      <w:r>
        <w:rPr/>
        <w:fldChar w:fldCharType="begin" w:fldLock="0"/>
      </w:r>
      <w:r>
        <w:instrText xml:space="preserve"> PAGEREF _Toc37 \h </w:instrText>
      </w:r>
      <w:r>
        <w:rPr/>
        <w:fldChar w:fldCharType="separate" w:fldLock="0"/>
      </w:r>
      <w:r>
        <w:rPr>
          <w:rFonts w:cs="Arial Unicode MS" w:eastAsia="Arial Unicode MS"/>
          <w:rtl w:val="0"/>
        </w:rPr>
        <w:t>23</w:t>
      </w:r>
      <w:r>
        <w:rPr/>
        <w:fldChar w:fldCharType="end" w:fldLock="0"/>
      </w:r>
    </w:p>
    <w:p>
      <w:pPr>
        <w:pStyle w:val="TOC 2"/>
      </w:pPr>
      <w:r>
        <w:rPr>
          <w:rFonts w:cs="Arial Unicode MS" w:eastAsia="Arial Unicode MS"/>
          <w:rtl w:val="0"/>
        </w:rPr>
        <w:t>Tasks to be completed</w:t>
        <w:tab/>
      </w:r>
      <w:r>
        <w:rPr/>
        <w:fldChar w:fldCharType="begin" w:fldLock="0"/>
      </w:r>
      <w:r>
        <w:instrText xml:space="preserve"> PAGEREF _Toc38 \h </w:instrText>
      </w:r>
      <w:r>
        <w:rPr/>
        <w:fldChar w:fldCharType="separate" w:fldLock="0"/>
      </w:r>
      <w:r>
        <w:rPr>
          <w:rFonts w:cs="Arial Unicode MS" w:eastAsia="Arial Unicode MS"/>
          <w:rtl w:val="0"/>
        </w:rPr>
        <w:t>23</w:t>
      </w:r>
      <w:r>
        <w:rPr/>
        <w:fldChar w:fldCharType="end" w:fldLock="0"/>
      </w:r>
    </w:p>
    <w:p>
      <w:pPr>
        <w:pStyle w:val="TOC 2"/>
      </w:pPr>
      <w:r>
        <w:rPr>
          <w:rFonts w:cs="Arial Unicode MS" w:eastAsia="Arial Unicode MS"/>
          <w:rtl w:val="0"/>
        </w:rPr>
        <w:t>Step 1: Connect a PC to the Router</w:t>
        <w:tab/>
      </w:r>
      <w:r>
        <w:rPr/>
        <w:fldChar w:fldCharType="begin" w:fldLock="0"/>
      </w:r>
      <w:r>
        <w:instrText xml:space="preserve"> PAGEREF _Toc39 \h </w:instrText>
      </w:r>
      <w:r>
        <w:rPr/>
        <w:fldChar w:fldCharType="separate" w:fldLock="0"/>
      </w:r>
      <w:r>
        <w:rPr>
          <w:rFonts w:cs="Arial Unicode MS" w:eastAsia="Arial Unicode MS"/>
          <w:rtl w:val="0"/>
        </w:rPr>
        <w:t>23</w:t>
      </w:r>
      <w:r>
        <w:rPr/>
        <w:fldChar w:fldCharType="end" w:fldLock="0"/>
      </w:r>
    </w:p>
    <w:p>
      <w:pPr>
        <w:pStyle w:val="TOC 2"/>
      </w:pPr>
      <w:r>
        <w:rPr>
          <w:rFonts w:cs="Arial Unicode MS" w:eastAsia="Arial Unicode MS"/>
          <w:rtl w:val="0"/>
        </w:rPr>
        <w:t>Step 2: Assign IP Configuration to the PC</w:t>
        <w:tab/>
      </w:r>
      <w:r>
        <w:rPr/>
        <w:fldChar w:fldCharType="begin" w:fldLock="0"/>
      </w:r>
      <w:r>
        <w:instrText xml:space="preserve"> PAGEREF _Toc40 \h </w:instrText>
      </w:r>
      <w:r>
        <w:rPr/>
        <w:fldChar w:fldCharType="separate" w:fldLock="0"/>
      </w:r>
      <w:r>
        <w:rPr>
          <w:rFonts w:cs="Arial Unicode MS" w:eastAsia="Arial Unicode MS"/>
          <w:rtl w:val="0"/>
        </w:rPr>
        <w:t>23</w:t>
      </w:r>
      <w:r>
        <w:rPr/>
        <w:fldChar w:fldCharType="end" w:fldLock="0"/>
      </w:r>
    </w:p>
    <w:p>
      <w:pPr>
        <w:pStyle w:val="TOC 2"/>
      </w:pPr>
      <w:r>
        <w:rPr>
          <w:rFonts w:cs="Arial Unicode MS" w:eastAsia="Arial Unicode MS"/>
          <w:rtl w:val="0"/>
        </w:rPr>
        <w:t>Step 3: Configure the VTY line</w:t>
        <w:tab/>
      </w:r>
      <w:r>
        <w:rPr/>
        <w:fldChar w:fldCharType="begin" w:fldLock="0"/>
      </w:r>
      <w:r>
        <w:instrText xml:space="preserve"> PAGEREF _Toc41 \h </w:instrText>
      </w:r>
      <w:r>
        <w:rPr/>
        <w:fldChar w:fldCharType="separate" w:fldLock="0"/>
      </w:r>
      <w:r>
        <w:rPr>
          <w:rFonts w:cs="Arial Unicode MS" w:eastAsia="Arial Unicode MS"/>
          <w:rtl w:val="0"/>
        </w:rPr>
        <w:t>24</w:t>
      </w:r>
      <w:r>
        <w:rPr/>
        <w:fldChar w:fldCharType="end" w:fldLock="0"/>
      </w:r>
    </w:p>
    <w:p>
      <w:pPr>
        <w:pStyle w:val="TOC 2"/>
      </w:pPr>
      <w:r>
        <w:rPr>
          <w:rFonts w:cs="Arial Unicode MS" w:eastAsia="Arial Unicode MS"/>
          <w:rtl w:val="0"/>
        </w:rPr>
        <w:t>2Step 4: Set a timeout on the VTY line</w:t>
        <w:tab/>
      </w:r>
      <w:r>
        <w:rPr/>
        <w:fldChar w:fldCharType="begin" w:fldLock="0"/>
      </w:r>
      <w:r>
        <w:instrText xml:space="preserve"> PAGEREF _Toc42 \h </w:instrText>
      </w:r>
      <w:r>
        <w:rPr/>
        <w:fldChar w:fldCharType="separate" w:fldLock="0"/>
      </w:r>
      <w:r>
        <w:rPr>
          <w:rFonts w:cs="Arial Unicode MS" w:eastAsia="Arial Unicode MS"/>
          <w:rtl w:val="0"/>
        </w:rPr>
        <w:t>25</w:t>
      </w:r>
      <w:r>
        <w:rPr/>
        <w:fldChar w:fldCharType="end" w:fldLock="0"/>
      </w:r>
    </w:p>
    <w:p>
      <w:pPr>
        <w:pStyle w:val="TOC 2"/>
      </w:pPr>
      <w:r>
        <w:rPr>
          <w:rFonts w:cs="Arial Unicode MS" w:eastAsia="Arial Unicode MS" w:hint="default"/>
          <w:rtl w:val="0"/>
        </w:rPr>
        <w:t>Step 5: Assign an IP Address and a Subnet Mask to the Router’s interface</w:t>
        <w:tab/>
      </w:r>
      <w:r>
        <w:rPr/>
        <w:fldChar w:fldCharType="begin" w:fldLock="0"/>
      </w:r>
      <w:r>
        <w:instrText xml:space="preserve"> PAGEREF _Toc43 \h </w:instrText>
      </w:r>
      <w:r>
        <w:rPr/>
        <w:fldChar w:fldCharType="separate" w:fldLock="0"/>
      </w:r>
      <w:r>
        <w:rPr>
          <w:rFonts w:cs="Arial Unicode MS" w:eastAsia="Arial Unicode MS"/>
          <w:rtl w:val="0"/>
        </w:rPr>
        <w:t>25</w:t>
      </w:r>
      <w:r>
        <w:rPr/>
        <w:fldChar w:fldCharType="end" w:fldLock="0"/>
      </w:r>
    </w:p>
    <w:p>
      <w:pPr>
        <w:pStyle w:val="TOC 2"/>
      </w:pPr>
      <w:r>
        <w:rPr>
          <w:rFonts w:cs="Arial Unicode MS" w:eastAsia="Arial Unicode MS" w:hint="default"/>
          <w:rtl w:val="0"/>
        </w:rPr>
        <w:t>Step 6: Enable the Router’s interface and set a description on it</w:t>
        <w:tab/>
      </w:r>
      <w:r>
        <w:rPr/>
        <w:fldChar w:fldCharType="begin" w:fldLock="0"/>
      </w:r>
      <w:r>
        <w:instrText xml:space="preserve"> PAGEREF _Toc44 \h </w:instrText>
      </w:r>
      <w:r>
        <w:rPr/>
        <w:fldChar w:fldCharType="separate" w:fldLock="0"/>
      </w:r>
      <w:r>
        <w:rPr>
          <w:rFonts w:cs="Arial Unicode MS" w:eastAsia="Arial Unicode MS"/>
          <w:rtl w:val="0"/>
        </w:rPr>
        <w:t>25</w:t>
      </w:r>
      <w:r>
        <w:rPr/>
        <w:fldChar w:fldCharType="end" w:fldLock="0"/>
      </w:r>
    </w:p>
    <w:p>
      <w:pPr>
        <w:pStyle w:val="TOC 2"/>
      </w:pPr>
      <w:r>
        <w:rPr>
          <w:rFonts w:cs="Arial Unicode MS" w:eastAsia="Arial Unicode MS" w:hint="default"/>
          <w:rtl w:val="0"/>
        </w:rPr>
        <w:t>Step 7: Ping the Router’s interface</w:t>
        <w:tab/>
      </w:r>
      <w:r>
        <w:rPr/>
        <w:fldChar w:fldCharType="begin" w:fldLock="0"/>
      </w:r>
      <w:r>
        <w:instrText xml:space="preserve"> PAGEREF _Toc45 \h </w:instrText>
      </w:r>
      <w:r>
        <w:rPr/>
        <w:fldChar w:fldCharType="separate" w:fldLock="0"/>
      </w:r>
      <w:r>
        <w:rPr>
          <w:rFonts w:cs="Arial Unicode MS" w:eastAsia="Arial Unicode MS"/>
          <w:rtl w:val="0"/>
        </w:rPr>
        <w:t>26</w:t>
      </w:r>
      <w:r>
        <w:rPr/>
        <w:fldChar w:fldCharType="end" w:fldLock="0"/>
      </w:r>
    </w:p>
    <w:p>
      <w:pPr>
        <w:pStyle w:val="TOC 2"/>
      </w:pPr>
      <w:r>
        <w:rPr>
          <w:rFonts w:cs="Arial Unicode MS" w:eastAsia="Arial Unicode MS"/>
          <w:rtl w:val="0"/>
        </w:rPr>
        <w:t>Step 8: Troubleshoot connectivity problems</w:t>
        <w:tab/>
      </w:r>
      <w:r>
        <w:rPr/>
        <w:fldChar w:fldCharType="begin" w:fldLock="0"/>
      </w:r>
      <w:r>
        <w:instrText xml:space="preserve"> PAGEREF _Toc46 \h </w:instrText>
      </w:r>
      <w:r>
        <w:rPr/>
        <w:fldChar w:fldCharType="separate" w:fldLock="0"/>
      </w:r>
      <w:r>
        <w:rPr>
          <w:rFonts w:cs="Arial Unicode MS" w:eastAsia="Arial Unicode MS"/>
          <w:rtl w:val="0"/>
        </w:rPr>
        <w:t>26</w:t>
      </w:r>
      <w:r>
        <w:rPr/>
        <w:fldChar w:fldCharType="end" w:fldLock="0"/>
      </w:r>
    </w:p>
    <w:p>
      <w:pPr>
        <w:pStyle w:val="TOC 2"/>
      </w:pPr>
      <w:r>
        <w:rPr>
          <w:rFonts w:cs="Arial Unicode MS" w:eastAsia="Arial Unicode MS"/>
          <w:rtl w:val="0"/>
        </w:rPr>
        <w:t>Step 9: Test Telnet</w:t>
        <w:tab/>
      </w:r>
      <w:r>
        <w:rPr/>
        <w:fldChar w:fldCharType="begin" w:fldLock="0"/>
      </w:r>
      <w:r>
        <w:instrText xml:space="preserve"> PAGEREF _Toc47 \h </w:instrText>
      </w:r>
      <w:r>
        <w:rPr/>
        <w:fldChar w:fldCharType="separate" w:fldLock="0"/>
      </w:r>
      <w:r>
        <w:rPr>
          <w:rFonts w:cs="Arial Unicode MS" w:eastAsia="Arial Unicode MS"/>
          <w:rtl w:val="0"/>
        </w:rPr>
        <w:t>28</w:t>
      </w:r>
      <w:r>
        <w:rPr/>
        <w:fldChar w:fldCharType="end" w:fldLock="0"/>
      </w:r>
    </w:p>
    <w:p>
      <w:pPr>
        <w:pStyle w:val="TOC 2"/>
      </w:pPr>
      <w:r>
        <w:rPr>
          <w:rFonts w:cs="Arial Unicode MS" w:eastAsia="Arial Unicode MS"/>
          <w:rtl w:val="0"/>
        </w:rPr>
        <w:t>Lab Reflection</w:t>
        <w:tab/>
      </w:r>
      <w:r>
        <w:rPr/>
        <w:fldChar w:fldCharType="begin" w:fldLock="0"/>
      </w:r>
      <w:r>
        <w:instrText xml:space="preserve"> PAGEREF _Toc48 \h </w:instrText>
      </w:r>
      <w:r>
        <w:rPr/>
        <w:fldChar w:fldCharType="separate" w:fldLock="0"/>
      </w:r>
      <w:r>
        <w:rPr>
          <w:rFonts w:cs="Arial Unicode MS" w:eastAsia="Arial Unicode MS"/>
          <w:rtl w:val="0"/>
        </w:rPr>
        <w:t>29</w:t>
      </w:r>
      <w:r>
        <w:rPr/>
        <w:fldChar w:fldCharType="end" w:fldLock="0"/>
      </w:r>
    </w:p>
    <w:p>
      <w:pPr>
        <w:pStyle w:val="TOC 1.0"/>
      </w:pPr>
      <w:r>
        <w:rPr>
          <w:rFonts w:cs="Arial Unicode MS" w:eastAsia="Arial Unicode MS"/>
          <w:rtl w:val="0"/>
          <w:lang w:val="en-US"/>
        </w:rPr>
        <w:t>Lab 6 - Remote Access to a Switch using Telnet</w:t>
        <w:tab/>
      </w:r>
      <w:r>
        <w:rPr/>
        <w:fldChar w:fldCharType="begin" w:fldLock="0"/>
      </w:r>
      <w:r>
        <w:instrText xml:space="preserve"> PAGEREF _Toc49 \h </w:instrText>
      </w:r>
      <w:r>
        <w:rPr/>
        <w:fldChar w:fldCharType="separate" w:fldLock="0"/>
      </w:r>
      <w:r>
        <w:rPr>
          <w:rFonts w:cs="Arial Unicode MS" w:eastAsia="Arial Unicode MS"/>
          <w:rtl w:val="0"/>
        </w:rPr>
        <w:t>31</w:t>
      </w:r>
      <w:r>
        <w:rPr/>
        <w:fldChar w:fldCharType="end" w:fldLock="0"/>
      </w:r>
    </w:p>
    <w:p>
      <w:pPr>
        <w:pStyle w:val="TOC 2"/>
      </w:pPr>
      <w:r>
        <w:rPr>
          <w:rFonts w:cs="Arial Unicode MS" w:eastAsia="Arial Unicode MS"/>
          <w:rtl w:val="0"/>
        </w:rPr>
        <w:t>Aim</w:t>
        <w:tab/>
      </w:r>
      <w:r>
        <w:rPr/>
        <w:fldChar w:fldCharType="begin" w:fldLock="0"/>
      </w:r>
      <w:r>
        <w:instrText xml:space="preserve"> PAGEREF _Toc50 \h </w:instrText>
      </w:r>
      <w:r>
        <w:rPr/>
        <w:fldChar w:fldCharType="separate" w:fldLock="0"/>
      </w:r>
      <w:r>
        <w:rPr>
          <w:rFonts w:cs="Arial Unicode MS" w:eastAsia="Arial Unicode MS"/>
          <w:rtl w:val="0"/>
        </w:rPr>
        <w:t>31</w:t>
      </w:r>
      <w:r>
        <w:rPr/>
        <w:fldChar w:fldCharType="end" w:fldLock="0"/>
      </w:r>
    </w:p>
    <w:p>
      <w:pPr>
        <w:pStyle w:val="TOC 2"/>
      </w:pPr>
      <w:r>
        <w:rPr>
          <w:rFonts w:cs="Arial Unicode MS" w:eastAsia="Arial Unicode MS"/>
          <w:rtl w:val="0"/>
        </w:rPr>
        <w:t>Tasks to be completed</w:t>
        <w:tab/>
      </w:r>
      <w:r>
        <w:rPr/>
        <w:fldChar w:fldCharType="begin" w:fldLock="0"/>
      </w:r>
      <w:r>
        <w:instrText xml:space="preserve"> PAGEREF _Toc51 \h </w:instrText>
      </w:r>
      <w:r>
        <w:rPr/>
        <w:fldChar w:fldCharType="separate" w:fldLock="0"/>
      </w:r>
      <w:r>
        <w:rPr>
          <w:rFonts w:cs="Arial Unicode MS" w:eastAsia="Arial Unicode MS"/>
          <w:rtl w:val="0"/>
        </w:rPr>
        <w:t>31</w:t>
      </w:r>
      <w:r>
        <w:rPr/>
        <w:fldChar w:fldCharType="end" w:fldLock="0"/>
      </w:r>
    </w:p>
    <w:p>
      <w:pPr>
        <w:pStyle w:val="TOC 2"/>
      </w:pPr>
      <w:r>
        <w:rPr>
          <w:rFonts w:cs="Arial Unicode MS" w:eastAsia="Arial Unicode MS"/>
          <w:rtl w:val="0"/>
        </w:rPr>
        <w:t>Step 1: Connect a PC to the Switch</w:t>
        <w:tab/>
      </w:r>
      <w:r>
        <w:rPr/>
        <w:fldChar w:fldCharType="begin" w:fldLock="0"/>
      </w:r>
      <w:r>
        <w:instrText xml:space="preserve"> PAGEREF _Toc52 \h </w:instrText>
      </w:r>
      <w:r>
        <w:rPr/>
        <w:fldChar w:fldCharType="separate" w:fldLock="0"/>
      </w:r>
      <w:r>
        <w:rPr>
          <w:rFonts w:cs="Arial Unicode MS" w:eastAsia="Arial Unicode MS"/>
          <w:rtl w:val="0"/>
        </w:rPr>
        <w:t>31</w:t>
      </w:r>
      <w:r>
        <w:rPr/>
        <w:fldChar w:fldCharType="end" w:fldLock="0"/>
      </w:r>
    </w:p>
    <w:p>
      <w:pPr>
        <w:pStyle w:val="TOC 2"/>
      </w:pPr>
      <w:r>
        <w:rPr>
          <w:rFonts w:cs="Arial Unicode MS" w:eastAsia="Arial Unicode MS"/>
          <w:rtl w:val="0"/>
        </w:rPr>
        <w:t>Step 2: Task 2 and Task 3</w:t>
        <w:tab/>
      </w:r>
      <w:r>
        <w:rPr/>
        <w:fldChar w:fldCharType="begin" w:fldLock="0"/>
      </w:r>
      <w:r>
        <w:instrText xml:space="preserve"> PAGEREF _Toc53 \h </w:instrText>
      </w:r>
      <w:r>
        <w:rPr/>
        <w:fldChar w:fldCharType="separate" w:fldLock="0"/>
      </w:r>
      <w:r>
        <w:rPr>
          <w:rFonts w:cs="Arial Unicode MS" w:eastAsia="Arial Unicode MS"/>
          <w:rtl w:val="0"/>
        </w:rPr>
        <w:t>31</w:t>
      </w:r>
      <w:r>
        <w:rPr/>
        <w:fldChar w:fldCharType="end" w:fldLock="0"/>
      </w:r>
    </w:p>
    <w:p>
      <w:pPr>
        <w:pStyle w:val="TOC 2"/>
      </w:pPr>
      <w:r>
        <w:rPr>
          <w:rFonts w:cs="Arial Unicode MS" w:eastAsia="Arial Unicode MS"/>
          <w:rtl w:val="0"/>
        </w:rPr>
        <w:t>Step 3: Configure the SVI</w:t>
        <w:tab/>
      </w:r>
      <w:r>
        <w:rPr/>
        <w:fldChar w:fldCharType="begin" w:fldLock="0"/>
      </w:r>
      <w:r>
        <w:instrText xml:space="preserve"> PAGEREF _Toc54 \h </w:instrText>
      </w:r>
      <w:r>
        <w:rPr/>
        <w:fldChar w:fldCharType="separate" w:fldLock="0"/>
      </w:r>
      <w:r>
        <w:rPr>
          <w:rFonts w:cs="Arial Unicode MS" w:eastAsia="Arial Unicode MS"/>
          <w:rtl w:val="0"/>
        </w:rPr>
        <w:t>31</w:t>
      </w:r>
      <w:r>
        <w:rPr/>
        <w:fldChar w:fldCharType="end" w:fldLock="0"/>
      </w:r>
    </w:p>
    <w:p>
      <w:pPr>
        <w:pStyle w:val="TOC 2"/>
      </w:pPr>
      <w:r>
        <w:rPr>
          <w:rFonts w:cs="Arial Unicode MS" w:eastAsia="Arial Unicode MS"/>
          <w:rtl w:val="0"/>
        </w:rPr>
        <w:t>Step 4: Task 5 to Task 7</w:t>
        <w:tab/>
      </w:r>
      <w:r>
        <w:rPr/>
        <w:fldChar w:fldCharType="begin" w:fldLock="0"/>
      </w:r>
      <w:r>
        <w:instrText xml:space="preserve"> PAGEREF _Toc55 \h </w:instrText>
      </w:r>
      <w:r>
        <w:rPr/>
        <w:fldChar w:fldCharType="separate" w:fldLock="0"/>
      </w:r>
      <w:r>
        <w:rPr>
          <w:rFonts w:cs="Arial Unicode MS" w:eastAsia="Arial Unicode MS"/>
          <w:rtl w:val="0"/>
        </w:rPr>
        <w:t>32</w:t>
      </w:r>
      <w:r>
        <w:rPr/>
        <w:fldChar w:fldCharType="end" w:fldLock="0"/>
      </w:r>
    </w:p>
    <w:p>
      <w:pPr>
        <w:pStyle w:val="TOC 2"/>
      </w:pPr>
      <w:r>
        <w:rPr>
          <w:rFonts w:cs="Arial Unicode MS" w:eastAsia="Arial Unicode MS"/>
          <w:rtl w:val="0"/>
        </w:rPr>
        <w:t>Lab Reflection</w:t>
        <w:tab/>
      </w:r>
      <w:r>
        <w:rPr/>
        <w:fldChar w:fldCharType="begin" w:fldLock="0"/>
      </w:r>
      <w:r>
        <w:instrText xml:space="preserve"> PAGEREF _Toc56 \h </w:instrText>
      </w:r>
      <w:r>
        <w:rPr/>
        <w:fldChar w:fldCharType="separate" w:fldLock="0"/>
      </w:r>
      <w:r>
        <w:rPr>
          <w:rFonts w:cs="Arial Unicode MS" w:eastAsia="Arial Unicode MS"/>
          <w:rtl w:val="0"/>
        </w:rPr>
        <w:t>32</w:t>
      </w:r>
      <w:r>
        <w:rPr/>
        <w:fldChar w:fldCharType="end" w:fldLock="0"/>
      </w:r>
    </w:p>
    <w:p>
      <w:pPr>
        <w:pStyle w:val="TOC 1.0"/>
      </w:pPr>
      <w:r>
        <w:rPr>
          <w:rFonts w:cs="Arial Unicode MS" w:eastAsia="Arial Unicode MS"/>
          <w:rtl w:val="0"/>
          <w:lang w:val="en-US"/>
        </w:rPr>
        <w:t>Lab 7 - Setup a small IPv4 network using a Switch and a Router</w:t>
        <w:tab/>
      </w:r>
      <w:r>
        <w:rPr/>
        <w:fldChar w:fldCharType="begin" w:fldLock="0"/>
      </w:r>
      <w:r>
        <w:instrText xml:space="preserve"> PAGEREF _Toc57 \h </w:instrText>
      </w:r>
      <w:r>
        <w:rPr/>
        <w:fldChar w:fldCharType="separate" w:fldLock="0"/>
      </w:r>
      <w:r>
        <w:rPr>
          <w:rFonts w:cs="Arial Unicode MS" w:eastAsia="Arial Unicode MS"/>
          <w:rtl w:val="0"/>
        </w:rPr>
        <w:t>33</w:t>
      </w:r>
      <w:r>
        <w:rPr/>
        <w:fldChar w:fldCharType="end" w:fldLock="0"/>
      </w:r>
    </w:p>
    <w:p>
      <w:pPr>
        <w:pStyle w:val="TOC 2"/>
      </w:pPr>
      <w:r>
        <w:rPr>
          <w:rFonts w:cs="Arial Unicode MS" w:eastAsia="Arial Unicode MS"/>
          <w:rtl w:val="0"/>
        </w:rPr>
        <w:t>Aim</w:t>
        <w:tab/>
      </w:r>
      <w:r>
        <w:rPr/>
        <w:fldChar w:fldCharType="begin" w:fldLock="0"/>
      </w:r>
      <w:r>
        <w:instrText xml:space="preserve"> PAGEREF _Toc58 \h </w:instrText>
      </w:r>
      <w:r>
        <w:rPr/>
        <w:fldChar w:fldCharType="separate" w:fldLock="0"/>
      </w:r>
      <w:r>
        <w:rPr>
          <w:rFonts w:cs="Arial Unicode MS" w:eastAsia="Arial Unicode MS"/>
          <w:rtl w:val="0"/>
        </w:rPr>
        <w:t>33</w:t>
      </w:r>
      <w:r>
        <w:rPr/>
        <w:fldChar w:fldCharType="end" w:fldLock="0"/>
      </w:r>
    </w:p>
    <w:p>
      <w:pPr>
        <w:pStyle w:val="TOC 2"/>
      </w:pPr>
      <w:r>
        <w:rPr>
          <w:rFonts w:cs="Arial Unicode MS" w:eastAsia="Arial Unicode MS"/>
          <w:rtl w:val="0"/>
        </w:rPr>
        <w:t>Tasks to be completed</w:t>
        <w:tab/>
      </w:r>
      <w:r>
        <w:rPr/>
        <w:fldChar w:fldCharType="begin" w:fldLock="0"/>
      </w:r>
      <w:r>
        <w:instrText xml:space="preserve"> PAGEREF _Toc59 \h </w:instrText>
      </w:r>
      <w:r>
        <w:rPr/>
        <w:fldChar w:fldCharType="separate" w:fldLock="0"/>
      </w:r>
      <w:r>
        <w:rPr>
          <w:rFonts w:cs="Arial Unicode MS" w:eastAsia="Arial Unicode MS"/>
          <w:rtl w:val="0"/>
        </w:rPr>
        <w:t>33</w:t>
      </w:r>
      <w:r>
        <w:rPr/>
        <w:fldChar w:fldCharType="end" w:fldLock="0"/>
      </w:r>
    </w:p>
    <w:p>
      <w:pPr>
        <w:pStyle w:val="TOC 2"/>
      </w:pPr>
      <w:r>
        <w:rPr>
          <w:rFonts w:cs="Arial Unicode MS" w:eastAsia="Arial Unicode MS"/>
          <w:rtl w:val="0"/>
        </w:rPr>
        <w:t>Step 1: Default Gateway</w:t>
        <w:tab/>
      </w:r>
      <w:r>
        <w:rPr/>
        <w:fldChar w:fldCharType="begin" w:fldLock="0"/>
      </w:r>
      <w:r>
        <w:instrText xml:space="preserve"> PAGEREF _Toc60 \h </w:instrText>
      </w:r>
      <w:r>
        <w:rPr/>
        <w:fldChar w:fldCharType="separate" w:fldLock="0"/>
      </w:r>
      <w:r>
        <w:rPr>
          <w:rFonts w:cs="Arial Unicode MS" w:eastAsia="Arial Unicode MS"/>
          <w:rtl w:val="0"/>
        </w:rPr>
        <w:t>35</w:t>
      </w:r>
      <w:r>
        <w:rPr/>
        <w:fldChar w:fldCharType="end" w:fldLock="0"/>
      </w:r>
    </w:p>
    <w:p>
      <w:pPr>
        <w:pStyle w:val="TOC 2"/>
      </w:pPr>
      <w:r>
        <w:rPr>
          <w:rFonts w:cs="Arial Unicode MS" w:eastAsia="Arial Unicode MS"/>
          <w:rtl w:val="0"/>
        </w:rPr>
        <w:t>Step 2: Impede Brute Forde Logins</w:t>
        <w:tab/>
      </w:r>
      <w:r>
        <w:rPr/>
        <w:fldChar w:fldCharType="begin" w:fldLock="0"/>
      </w:r>
      <w:r>
        <w:instrText xml:space="preserve"> PAGEREF _Toc61 \h </w:instrText>
      </w:r>
      <w:r>
        <w:rPr/>
        <w:fldChar w:fldCharType="separate" w:fldLock="0"/>
      </w:r>
      <w:r>
        <w:rPr>
          <w:rFonts w:cs="Arial Unicode MS" w:eastAsia="Arial Unicode MS"/>
          <w:rtl w:val="0"/>
        </w:rPr>
        <w:t>35</w:t>
      </w:r>
      <w:r>
        <w:rPr/>
        <w:fldChar w:fldCharType="end" w:fldLock="0"/>
      </w:r>
    </w:p>
    <w:p>
      <w:pPr>
        <w:pStyle w:val="TOC 2"/>
      </w:pPr>
      <w:r>
        <w:rPr>
          <w:rFonts w:cs="Arial Unicode MS" w:eastAsia="Arial Unicode MS" w:hint="default"/>
          <w:rtl w:val="0"/>
        </w:rPr>
        <w:t>Step 3: Ensuring reachability from PC to the Switch’s SVI</w:t>
        <w:tab/>
      </w:r>
      <w:r>
        <w:rPr/>
        <w:fldChar w:fldCharType="begin" w:fldLock="0"/>
      </w:r>
      <w:r>
        <w:instrText xml:space="preserve"> PAGEREF _Toc62 \h </w:instrText>
      </w:r>
      <w:r>
        <w:rPr/>
        <w:fldChar w:fldCharType="separate" w:fldLock="0"/>
      </w:r>
      <w:r>
        <w:rPr>
          <w:rFonts w:cs="Arial Unicode MS" w:eastAsia="Arial Unicode MS"/>
          <w:rtl w:val="0"/>
        </w:rPr>
        <w:t>36</w:t>
      </w:r>
      <w:r>
        <w:rPr/>
        <w:fldChar w:fldCharType="end" w:fldLock="0"/>
      </w:r>
    </w:p>
    <w:p>
      <w:pPr>
        <w:pStyle w:val="TOC 2"/>
      </w:pPr>
      <w:r>
        <w:rPr>
          <w:rFonts w:cs="Arial Unicode MS" w:eastAsia="Arial Unicode MS"/>
          <w:rtl w:val="0"/>
        </w:rPr>
        <w:t>Lab Reflection</w:t>
        <w:tab/>
      </w:r>
      <w:r>
        <w:rPr/>
        <w:fldChar w:fldCharType="begin" w:fldLock="0"/>
      </w:r>
      <w:r>
        <w:instrText xml:space="preserve"> PAGEREF _Toc63 \h </w:instrText>
      </w:r>
      <w:r>
        <w:rPr/>
        <w:fldChar w:fldCharType="separate" w:fldLock="0"/>
      </w:r>
      <w:r>
        <w:rPr>
          <w:rFonts w:cs="Arial Unicode MS" w:eastAsia="Arial Unicode MS"/>
          <w:rtl w:val="0"/>
        </w:rPr>
        <w:t>37</w:t>
      </w:r>
      <w:r>
        <w:rPr/>
        <w:fldChar w:fldCharType="end" w:fldLock="0"/>
      </w:r>
    </w:p>
    <w:p>
      <w:pPr>
        <w:pStyle w:val="TOC 1.0"/>
      </w:pPr>
      <w:r>
        <w:rPr>
          <w:rFonts w:cs="Arial Unicode MS" w:eastAsia="Arial Unicode MS"/>
          <w:rtl w:val="0"/>
          <w:lang w:val="en-US"/>
        </w:rPr>
        <w:t>Lab 8 - Secured Remote Access using SSH</w:t>
        <w:tab/>
      </w:r>
      <w:r>
        <w:rPr/>
        <w:fldChar w:fldCharType="begin" w:fldLock="0"/>
      </w:r>
      <w:r>
        <w:instrText xml:space="preserve"> PAGEREF _Toc64 \h </w:instrText>
      </w:r>
      <w:r>
        <w:rPr/>
        <w:fldChar w:fldCharType="separate" w:fldLock="0"/>
      </w:r>
      <w:r>
        <w:rPr>
          <w:rFonts w:cs="Arial Unicode MS" w:eastAsia="Arial Unicode MS"/>
          <w:rtl w:val="0"/>
        </w:rPr>
        <w:t>39</w:t>
      </w:r>
      <w:r>
        <w:rPr/>
        <w:fldChar w:fldCharType="end" w:fldLock="0"/>
      </w:r>
    </w:p>
    <w:p>
      <w:pPr>
        <w:pStyle w:val="TOC 2"/>
      </w:pPr>
      <w:r>
        <w:rPr>
          <w:rFonts w:cs="Arial Unicode MS" w:eastAsia="Arial Unicode MS"/>
          <w:rtl w:val="0"/>
        </w:rPr>
        <w:t>Aim</w:t>
        <w:tab/>
      </w:r>
      <w:r>
        <w:rPr/>
        <w:fldChar w:fldCharType="begin" w:fldLock="0"/>
      </w:r>
      <w:r>
        <w:instrText xml:space="preserve"> PAGEREF _Toc65 \h </w:instrText>
      </w:r>
      <w:r>
        <w:rPr/>
        <w:fldChar w:fldCharType="separate" w:fldLock="0"/>
      </w:r>
      <w:r>
        <w:rPr>
          <w:rFonts w:cs="Arial Unicode MS" w:eastAsia="Arial Unicode MS"/>
          <w:rtl w:val="0"/>
        </w:rPr>
        <w:t>39</w:t>
      </w:r>
      <w:r>
        <w:rPr/>
        <w:fldChar w:fldCharType="end" w:fldLock="0"/>
      </w:r>
    </w:p>
    <w:p>
      <w:pPr>
        <w:pStyle w:val="TOC 2"/>
      </w:pPr>
      <w:r>
        <w:rPr>
          <w:rFonts w:cs="Arial Unicode MS" w:eastAsia="Arial Unicode MS"/>
          <w:rtl w:val="0"/>
        </w:rPr>
        <w:t>Tasks to be completed</w:t>
        <w:tab/>
      </w:r>
      <w:r>
        <w:rPr/>
        <w:fldChar w:fldCharType="begin" w:fldLock="0"/>
      </w:r>
      <w:r>
        <w:instrText xml:space="preserve"> PAGEREF _Toc66 \h </w:instrText>
      </w:r>
      <w:r>
        <w:rPr/>
        <w:fldChar w:fldCharType="separate" w:fldLock="0"/>
      </w:r>
      <w:r>
        <w:rPr>
          <w:rFonts w:cs="Arial Unicode MS" w:eastAsia="Arial Unicode MS"/>
          <w:rtl w:val="0"/>
        </w:rPr>
        <w:t>39</w:t>
      </w:r>
      <w:r>
        <w:rPr/>
        <w:fldChar w:fldCharType="end" w:fldLock="0"/>
      </w:r>
    </w:p>
    <w:p>
      <w:pPr>
        <w:pStyle w:val="TOC 2"/>
      </w:pPr>
      <w:r>
        <w:rPr>
          <w:rFonts w:cs="Arial Unicode MS" w:eastAsia="Arial Unicode MS"/>
          <w:rtl w:val="0"/>
        </w:rPr>
        <w:t>Step 1: SSH configuration</w:t>
        <w:tab/>
      </w:r>
      <w:r>
        <w:rPr/>
        <w:fldChar w:fldCharType="begin" w:fldLock="0"/>
      </w:r>
      <w:r>
        <w:instrText xml:space="preserve"> PAGEREF _Toc67 \h </w:instrText>
      </w:r>
      <w:r>
        <w:rPr/>
        <w:fldChar w:fldCharType="separate" w:fldLock="0"/>
      </w:r>
      <w:r>
        <w:rPr>
          <w:rFonts w:cs="Arial Unicode MS" w:eastAsia="Arial Unicode MS"/>
          <w:rtl w:val="0"/>
        </w:rPr>
        <w:t>40</w:t>
      </w:r>
      <w:r>
        <w:rPr/>
        <w:fldChar w:fldCharType="end" w:fldLock="0"/>
      </w:r>
    </w:p>
    <w:p>
      <w:pPr>
        <w:pStyle w:val="TOC 2"/>
      </w:pPr>
      <w:r>
        <w:rPr>
          <w:rFonts w:cs="Arial Unicode MS" w:eastAsia="Arial Unicode MS"/>
          <w:rtl w:val="0"/>
        </w:rPr>
        <w:t>Step 2: Test SSH</w:t>
        <w:tab/>
      </w:r>
      <w:r>
        <w:rPr/>
        <w:fldChar w:fldCharType="begin" w:fldLock="0"/>
      </w:r>
      <w:r>
        <w:instrText xml:space="preserve"> PAGEREF _Toc68 \h </w:instrText>
      </w:r>
      <w:r>
        <w:rPr/>
        <w:fldChar w:fldCharType="separate" w:fldLock="0"/>
      </w:r>
      <w:r>
        <w:rPr>
          <w:rFonts w:cs="Arial Unicode MS" w:eastAsia="Arial Unicode MS"/>
          <w:rtl w:val="0"/>
        </w:rPr>
        <w:t>42</w:t>
      </w:r>
      <w:r>
        <w:rPr/>
        <w:fldChar w:fldCharType="end" w:fldLock="0"/>
      </w:r>
    </w:p>
    <w:p>
      <w:pPr>
        <w:pStyle w:val="TOC 2"/>
      </w:pPr>
      <w:r>
        <w:rPr>
          <w:rFonts w:cs="Arial Unicode MS" w:eastAsia="Arial Unicode MS"/>
          <w:rtl w:val="0"/>
        </w:rPr>
        <w:t>Step 3: Test the Login Block</w:t>
        <w:tab/>
      </w:r>
      <w:r>
        <w:rPr/>
        <w:fldChar w:fldCharType="begin" w:fldLock="0"/>
      </w:r>
      <w:r>
        <w:instrText xml:space="preserve"> PAGEREF _Toc69 \h </w:instrText>
      </w:r>
      <w:r>
        <w:rPr/>
        <w:fldChar w:fldCharType="separate" w:fldLock="0"/>
      </w:r>
      <w:r>
        <w:rPr>
          <w:rFonts w:cs="Arial Unicode MS" w:eastAsia="Arial Unicode MS"/>
          <w:rtl w:val="0"/>
        </w:rPr>
        <w:t>43</w:t>
      </w:r>
      <w:r>
        <w:rPr/>
        <w:fldChar w:fldCharType="end" w:fldLock="0"/>
      </w:r>
    </w:p>
    <w:p>
      <w:pPr>
        <w:pStyle w:val="TOC 2"/>
      </w:pPr>
      <w:r>
        <w:rPr>
          <w:rFonts w:cs="Arial Unicode MS" w:eastAsia="Arial Unicode MS"/>
          <w:rtl w:val="0"/>
        </w:rPr>
        <w:t>Lab Reflection</w:t>
        <w:tab/>
      </w:r>
      <w:r>
        <w:rPr/>
        <w:fldChar w:fldCharType="begin" w:fldLock="0"/>
      </w:r>
      <w:r>
        <w:instrText xml:space="preserve"> PAGEREF _Toc70 \h </w:instrText>
      </w:r>
      <w:r>
        <w:rPr/>
        <w:fldChar w:fldCharType="separate" w:fldLock="0"/>
      </w:r>
      <w:r>
        <w:rPr>
          <w:rFonts w:cs="Arial Unicode MS" w:eastAsia="Arial Unicode MS"/>
          <w:rtl w:val="0"/>
        </w:rPr>
        <w:t>44</w:t>
      </w:r>
      <w:r>
        <w:rPr/>
        <w:fldChar w:fldCharType="end" w:fldLock="0"/>
      </w:r>
    </w:p>
    <w:p>
      <w:pPr>
        <w:pStyle w:val="TOC 1.0"/>
      </w:pPr>
      <w:r>
        <w:rPr>
          <w:rFonts w:cs="Arial Unicode MS" w:eastAsia="Arial Unicode MS"/>
          <w:rtl w:val="0"/>
          <w:lang w:val="en-US"/>
        </w:rPr>
        <w:t>Lab 9 - Backup and Restore Startup Configuration using TFTP</w:t>
        <w:tab/>
      </w:r>
      <w:r>
        <w:rPr/>
        <w:fldChar w:fldCharType="begin" w:fldLock="0"/>
      </w:r>
      <w:r>
        <w:instrText xml:space="preserve"> PAGEREF _Toc71 \h </w:instrText>
      </w:r>
      <w:r>
        <w:rPr/>
        <w:fldChar w:fldCharType="separate" w:fldLock="0"/>
      </w:r>
      <w:r>
        <w:rPr>
          <w:rFonts w:cs="Arial Unicode MS" w:eastAsia="Arial Unicode MS"/>
          <w:rtl w:val="0"/>
        </w:rPr>
        <w:t>46</w:t>
      </w:r>
      <w:r>
        <w:rPr/>
        <w:fldChar w:fldCharType="end" w:fldLock="0"/>
      </w:r>
    </w:p>
    <w:p>
      <w:pPr>
        <w:pStyle w:val="TOC 2"/>
      </w:pPr>
      <w:r>
        <w:rPr>
          <w:rFonts w:cs="Arial Unicode MS" w:eastAsia="Arial Unicode MS"/>
          <w:rtl w:val="0"/>
        </w:rPr>
        <w:t>Aim</w:t>
        <w:tab/>
      </w:r>
      <w:r>
        <w:rPr/>
        <w:fldChar w:fldCharType="begin" w:fldLock="0"/>
      </w:r>
      <w:r>
        <w:instrText xml:space="preserve"> PAGEREF _Toc72 \h </w:instrText>
      </w:r>
      <w:r>
        <w:rPr/>
        <w:fldChar w:fldCharType="separate" w:fldLock="0"/>
      </w:r>
      <w:r>
        <w:rPr>
          <w:rFonts w:cs="Arial Unicode MS" w:eastAsia="Arial Unicode MS"/>
          <w:rtl w:val="0"/>
        </w:rPr>
        <w:t>46</w:t>
      </w:r>
      <w:r>
        <w:rPr/>
        <w:fldChar w:fldCharType="end" w:fldLock="0"/>
      </w:r>
    </w:p>
    <w:p>
      <w:pPr>
        <w:pStyle w:val="TOC 2"/>
      </w:pPr>
      <w:r>
        <w:rPr>
          <w:rFonts w:cs="Arial Unicode MS" w:eastAsia="Arial Unicode MS"/>
          <w:rtl w:val="0"/>
        </w:rPr>
        <w:t>Tasks to be completed</w:t>
        <w:tab/>
      </w:r>
      <w:r>
        <w:rPr/>
        <w:fldChar w:fldCharType="begin" w:fldLock="0"/>
      </w:r>
      <w:r>
        <w:instrText xml:space="preserve"> PAGEREF _Toc73 \h </w:instrText>
      </w:r>
      <w:r>
        <w:rPr/>
        <w:fldChar w:fldCharType="separate" w:fldLock="0"/>
      </w:r>
      <w:r>
        <w:rPr>
          <w:rFonts w:cs="Arial Unicode MS" w:eastAsia="Arial Unicode MS"/>
          <w:rtl w:val="0"/>
        </w:rPr>
        <w:t>46</w:t>
      </w:r>
      <w:r>
        <w:rPr/>
        <w:fldChar w:fldCharType="end" w:fldLock="0"/>
      </w:r>
    </w:p>
    <w:p>
      <w:pPr>
        <w:pStyle w:val="TOC 2"/>
      </w:pPr>
      <w:r>
        <w:rPr>
          <w:rFonts w:cs="Arial Unicode MS" w:eastAsia="Arial Unicode MS" w:hint="default"/>
          <w:rtl w:val="0"/>
        </w:rPr>
        <w:t>Step 1: Backup the Router’s Startup Configuration to the PC</w:t>
        <w:tab/>
      </w:r>
      <w:r>
        <w:rPr/>
        <w:fldChar w:fldCharType="begin" w:fldLock="0"/>
      </w:r>
      <w:r>
        <w:instrText xml:space="preserve"> PAGEREF _Toc74 \h </w:instrText>
      </w:r>
      <w:r>
        <w:rPr/>
        <w:fldChar w:fldCharType="separate" w:fldLock="0"/>
      </w:r>
      <w:r>
        <w:rPr>
          <w:rFonts w:cs="Arial Unicode MS" w:eastAsia="Arial Unicode MS"/>
          <w:rtl w:val="0"/>
        </w:rPr>
        <w:t>46</w:t>
      </w:r>
      <w:r>
        <w:rPr/>
        <w:fldChar w:fldCharType="end" w:fldLock="0"/>
      </w:r>
    </w:p>
    <w:p>
      <w:pPr>
        <w:pStyle w:val="TOC 2"/>
      </w:pPr>
      <w:r>
        <w:rPr>
          <w:rFonts w:cs="Arial Unicode MS" w:eastAsia="Arial Unicode MS" w:hint="default"/>
          <w:rtl w:val="0"/>
        </w:rPr>
        <w:t>Step 2: Restore the Router’s Startup configuration to the PC</w:t>
        <w:tab/>
      </w:r>
      <w:r>
        <w:rPr/>
        <w:fldChar w:fldCharType="begin" w:fldLock="0"/>
      </w:r>
      <w:r>
        <w:instrText xml:space="preserve"> PAGEREF _Toc75 \h </w:instrText>
      </w:r>
      <w:r>
        <w:rPr/>
        <w:fldChar w:fldCharType="separate" w:fldLock="0"/>
      </w:r>
      <w:r>
        <w:rPr>
          <w:rFonts w:cs="Arial Unicode MS" w:eastAsia="Arial Unicode MS"/>
          <w:rtl w:val="0"/>
        </w:rPr>
        <w:t>48</w:t>
      </w:r>
      <w:r>
        <w:rPr/>
        <w:fldChar w:fldCharType="end" w:fldLock="0"/>
      </w:r>
    </w:p>
    <w:p>
      <w:pPr>
        <w:pStyle w:val="TOC 2"/>
      </w:pPr>
      <w:r>
        <w:rPr>
          <w:rFonts w:cs="Arial Unicode MS" w:eastAsia="Arial Unicode MS"/>
          <w:rtl w:val="0"/>
        </w:rPr>
        <w:t>Lab Reflection</w:t>
        <w:tab/>
      </w:r>
      <w:r>
        <w:rPr/>
        <w:fldChar w:fldCharType="begin" w:fldLock="0"/>
      </w:r>
      <w:r>
        <w:instrText xml:space="preserve"> PAGEREF _Toc76 \h </w:instrText>
      </w:r>
      <w:r>
        <w:rPr/>
        <w:fldChar w:fldCharType="separate" w:fldLock="0"/>
      </w:r>
      <w:r>
        <w:rPr>
          <w:rFonts w:cs="Arial Unicode MS" w:eastAsia="Arial Unicode MS"/>
          <w:rtl w:val="0"/>
        </w:rPr>
        <w:t>49</w:t>
      </w:r>
      <w:r>
        <w:rPr/>
        <w:fldChar w:fldCharType="end" w:fldLock="0"/>
      </w:r>
    </w:p>
    <w:p>
      <w:pPr>
        <w:pStyle w:val="TOC 1.0"/>
      </w:pPr>
      <w:r>
        <w:rPr>
          <w:rFonts w:cs="Arial Unicode MS" w:eastAsia="Arial Unicode MS"/>
          <w:rtl w:val="0"/>
          <w:lang w:val="en-US"/>
        </w:rPr>
        <w:t>Lab 10 - Setup a small IPv6 network using a Switch and a Router</w:t>
        <w:tab/>
      </w:r>
      <w:r>
        <w:rPr/>
        <w:fldChar w:fldCharType="begin" w:fldLock="0"/>
      </w:r>
      <w:r>
        <w:instrText xml:space="preserve"> PAGEREF _Toc77 \h </w:instrText>
      </w:r>
      <w:r>
        <w:rPr/>
        <w:fldChar w:fldCharType="separate" w:fldLock="0"/>
      </w:r>
      <w:r>
        <w:rPr>
          <w:rFonts w:cs="Arial Unicode MS" w:eastAsia="Arial Unicode MS"/>
          <w:rtl w:val="0"/>
        </w:rPr>
        <w:t>51</w:t>
      </w:r>
      <w:r>
        <w:rPr/>
        <w:fldChar w:fldCharType="end" w:fldLock="0"/>
      </w:r>
    </w:p>
    <w:p>
      <w:pPr>
        <w:pStyle w:val="TOC 2"/>
      </w:pPr>
      <w:r>
        <w:rPr>
          <w:rFonts w:cs="Arial Unicode MS" w:eastAsia="Arial Unicode MS"/>
          <w:rtl w:val="0"/>
        </w:rPr>
        <w:t>Aim</w:t>
        <w:tab/>
      </w:r>
      <w:r>
        <w:rPr/>
        <w:fldChar w:fldCharType="begin" w:fldLock="0"/>
      </w:r>
      <w:r>
        <w:instrText xml:space="preserve"> PAGEREF _Toc78 \h </w:instrText>
      </w:r>
      <w:r>
        <w:rPr/>
        <w:fldChar w:fldCharType="separate" w:fldLock="0"/>
      </w:r>
      <w:r>
        <w:rPr>
          <w:rFonts w:cs="Arial Unicode MS" w:eastAsia="Arial Unicode MS"/>
          <w:rtl w:val="0"/>
        </w:rPr>
        <w:t>51</w:t>
      </w:r>
      <w:r>
        <w:rPr/>
        <w:fldChar w:fldCharType="end" w:fldLock="0"/>
      </w:r>
    </w:p>
    <w:p>
      <w:pPr>
        <w:pStyle w:val="TOC 2"/>
      </w:pPr>
      <w:r>
        <w:rPr>
          <w:rFonts w:cs="Arial Unicode MS" w:eastAsia="Arial Unicode MS"/>
          <w:rtl w:val="0"/>
        </w:rPr>
        <w:t>Tasks to be completed</w:t>
        <w:tab/>
      </w:r>
      <w:r>
        <w:rPr/>
        <w:fldChar w:fldCharType="begin" w:fldLock="0"/>
      </w:r>
      <w:r>
        <w:instrText xml:space="preserve"> PAGEREF _Toc79 \h </w:instrText>
      </w:r>
      <w:r>
        <w:rPr/>
        <w:fldChar w:fldCharType="separate" w:fldLock="0"/>
      </w:r>
      <w:r>
        <w:rPr>
          <w:rFonts w:cs="Arial Unicode MS" w:eastAsia="Arial Unicode MS"/>
          <w:rtl w:val="0"/>
        </w:rPr>
        <w:t>51</w:t>
      </w:r>
      <w:r>
        <w:rPr/>
        <w:fldChar w:fldCharType="end" w:fldLock="0"/>
      </w:r>
    </w:p>
    <w:p>
      <w:pPr>
        <w:pStyle w:val="TOC 2"/>
      </w:pPr>
      <w:r>
        <w:rPr>
          <w:rFonts w:cs="Arial Unicode MS" w:eastAsia="Arial Unicode MS"/>
          <w:rtl w:val="0"/>
        </w:rPr>
        <w:t>Step 1: Assign the planned IPv6 Address, Prefix &amp; Default Gateway to the PC</w:t>
        <w:tab/>
      </w:r>
      <w:r>
        <w:rPr/>
        <w:fldChar w:fldCharType="begin" w:fldLock="0"/>
      </w:r>
      <w:r>
        <w:instrText xml:space="preserve"> PAGEREF _Toc80 \h </w:instrText>
      </w:r>
      <w:r>
        <w:rPr/>
        <w:fldChar w:fldCharType="separate" w:fldLock="0"/>
      </w:r>
      <w:r>
        <w:rPr>
          <w:rFonts w:cs="Arial Unicode MS" w:eastAsia="Arial Unicode MS"/>
          <w:rtl w:val="0"/>
        </w:rPr>
        <w:t>52</w:t>
      </w:r>
      <w:r>
        <w:rPr/>
        <w:fldChar w:fldCharType="end" w:fldLock="0"/>
      </w:r>
    </w:p>
    <w:p>
      <w:pPr>
        <w:pStyle w:val="TOC 2"/>
      </w:pPr>
      <w:r>
        <w:rPr>
          <w:rFonts w:cs="Arial Unicode MS" w:eastAsia="Arial Unicode MS"/>
          <w:rtl w:val="0"/>
        </w:rPr>
        <w:t>Step 2: Enable IPv6 Routing</w:t>
        <w:tab/>
      </w:r>
      <w:r>
        <w:rPr/>
        <w:fldChar w:fldCharType="begin" w:fldLock="0"/>
      </w:r>
      <w:r>
        <w:instrText xml:space="preserve"> PAGEREF _Toc81 \h </w:instrText>
      </w:r>
      <w:r>
        <w:rPr/>
        <w:fldChar w:fldCharType="separate" w:fldLock="0"/>
      </w:r>
      <w:r>
        <w:rPr>
          <w:rFonts w:cs="Arial Unicode MS" w:eastAsia="Arial Unicode MS"/>
          <w:rtl w:val="0"/>
        </w:rPr>
        <w:t>52</w:t>
      </w:r>
      <w:r>
        <w:rPr/>
        <w:fldChar w:fldCharType="end" w:fldLock="0"/>
      </w:r>
    </w:p>
    <w:p>
      <w:pPr>
        <w:pStyle w:val="TOC 2"/>
      </w:pPr>
      <w:r>
        <w:rPr>
          <w:rFonts w:cs="Arial Unicode MS" w:eastAsia="Arial Unicode MS" w:hint="default"/>
          <w:rtl w:val="0"/>
        </w:rPr>
        <w:t>Step 3: Assign the planned IP configuration to the Router’s interface</w:t>
        <w:tab/>
      </w:r>
      <w:r>
        <w:rPr/>
        <w:fldChar w:fldCharType="begin" w:fldLock="0"/>
      </w:r>
      <w:r>
        <w:instrText xml:space="preserve"> PAGEREF _Toc82 \h </w:instrText>
      </w:r>
      <w:r>
        <w:rPr/>
        <w:fldChar w:fldCharType="separate" w:fldLock="0"/>
      </w:r>
      <w:r>
        <w:rPr>
          <w:rFonts w:cs="Arial Unicode MS" w:eastAsia="Arial Unicode MS"/>
          <w:rtl w:val="0"/>
        </w:rPr>
        <w:t>53</w:t>
      </w:r>
      <w:r>
        <w:rPr/>
        <w:fldChar w:fldCharType="end" w:fldLock="0"/>
      </w:r>
    </w:p>
    <w:p>
      <w:pPr>
        <w:pStyle w:val="TOC 2"/>
      </w:pPr>
      <w:r>
        <w:rPr>
          <w:rFonts w:cs="Arial Unicode MS" w:eastAsia="Arial Unicode MS" w:hint="default"/>
          <w:rtl w:val="0"/>
        </w:rPr>
        <w:t>Step 4: Assign a Link-Local Address of FE80::1 to the Router’s interface</w:t>
        <w:tab/>
      </w:r>
      <w:r>
        <w:rPr/>
        <w:fldChar w:fldCharType="begin" w:fldLock="0"/>
      </w:r>
      <w:r>
        <w:instrText xml:space="preserve"> PAGEREF _Toc83 \h </w:instrText>
      </w:r>
      <w:r>
        <w:rPr/>
        <w:fldChar w:fldCharType="separate" w:fldLock="0"/>
      </w:r>
      <w:r>
        <w:rPr>
          <w:rFonts w:cs="Arial Unicode MS" w:eastAsia="Arial Unicode MS"/>
          <w:rtl w:val="0"/>
        </w:rPr>
        <w:t>53</w:t>
      </w:r>
      <w:r>
        <w:rPr/>
        <w:fldChar w:fldCharType="end" w:fldLock="0"/>
      </w:r>
    </w:p>
    <w:p>
      <w:pPr>
        <w:pStyle w:val="TOC 2"/>
      </w:pPr>
      <w:r>
        <w:rPr>
          <w:rFonts w:cs="Arial Unicode MS" w:eastAsia="Arial Unicode MS"/>
          <w:rtl w:val="0"/>
        </w:rPr>
        <w:t>Lab Reflection</w:t>
        <w:tab/>
      </w:r>
      <w:r>
        <w:rPr/>
        <w:fldChar w:fldCharType="begin" w:fldLock="0"/>
      </w:r>
      <w:r>
        <w:instrText xml:space="preserve"> PAGEREF _Toc84 \h </w:instrText>
      </w:r>
      <w:r>
        <w:rPr/>
        <w:fldChar w:fldCharType="separate" w:fldLock="0"/>
      </w:r>
      <w:r>
        <w:rPr>
          <w:rFonts w:cs="Arial Unicode MS" w:eastAsia="Arial Unicode MS"/>
          <w:rtl w:val="0"/>
        </w:rPr>
        <w:t>54</w:t>
      </w:r>
      <w:r>
        <w:rPr/>
        <w:fldChar w:fldCharType="end" w:fldLock="0"/>
      </w:r>
    </w:p>
    <w:p>
      <w:pPr>
        <w:pStyle w:val="TOC 1.0"/>
      </w:pPr>
      <w:r>
        <w:rPr>
          <w:rFonts w:cs="Arial Unicode MS" w:eastAsia="Arial Unicode MS"/>
          <w:rtl w:val="0"/>
          <w:lang w:val="en-US"/>
        </w:rPr>
        <w:t>Feedback</w:t>
        <w:tab/>
      </w:r>
      <w:r>
        <w:rPr/>
        <w:fldChar w:fldCharType="begin" w:fldLock="0"/>
      </w:r>
      <w:r>
        <w:instrText xml:space="preserve"> PAGEREF _Toc85 \h </w:instrText>
      </w:r>
      <w:r>
        <w:rPr/>
        <w:fldChar w:fldCharType="separate" w:fldLock="0"/>
      </w:r>
      <w:r>
        <w:rPr>
          <w:rFonts w:cs="Arial Unicode MS" w:eastAsia="Arial Unicode MS"/>
          <w:rtl w:val="0"/>
        </w:rPr>
        <w:t>56</w:t>
      </w:r>
      <w:r>
        <w:rPr/>
        <w:fldChar w:fldCharType="end" w:fldLock="0"/>
      </w:r>
    </w:p>
    <w:p>
      <w:pPr>
        <w:pStyle w:val="Body"/>
        <w:rPr>
          <w:b w:val="1"/>
          <w:bCs w:val="1"/>
        </w:rPr>
      </w:pPr>
      <w:r>
        <w:rPr/>
        <w:fldChar w:fldCharType="end" w:fldLock="0"/>
      </w:r>
      <w:r>
        <w:rPr>
          <w:b w:val="1"/>
          <w:bCs w:val="1"/>
          <w:rtl w:val="0"/>
        </w:rPr>
        <w:t xml:space="preserve"> </w:t>
      </w:r>
    </w:p>
    <w:p>
      <w:pPr>
        <w:pStyle w:val="Body"/>
        <w:rPr>
          <w:b w:val="1"/>
          <w:bCs w:val="1"/>
        </w:rPr>
      </w:pPr>
      <w:r>
        <w:rPr>
          <w:b w:val="1"/>
          <w:bCs w:val="1"/>
          <w:rtl w:val="0"/>
          <w:lang w:val="en-US"/>
        </w:rPr>
        <w:t>Feedback.</w:t>
      </w:r>
      <w:r>
        <w:rPr>
          <w:b w:val="1"/>
          <w:bCs w:val="1"/>
          <w:rtl w:val="0"/>
        </w:rPr>
        <w:t>………………………………………………………………………………………………………………………………………………………………………</w:t>
      </w:r>
      <w:r>
        <w:rPr>
          <w:b w:val="1"/>
          <w:bCs w:val="1"/>
          <w:rtl w:val="0"/>
        </w:rPr>
        <w:t>43</w:t>
      </w:r>
    </w:p>
    <w:p>
      <w:pPr>
        <w:pStyle w:val="Body"/>
        <w:rPr>
          <w:b w:val="1"/>
          <w:bCs w:val="1"/>
        </w:rPr>
      </w:pPr>
    </w:p>
    <w:p>
      <w:pPr>
        <w:pStyle w:val="Body"/>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Heading"/>
        <w:rPr>
          <w:sz w:val="28"/>
          <w:szCs w:val="28"/>
        </w:rPr>
      </w:pPr>
      <w:bookmarkStart w:name="_Toc" w:id="1"/>
      <w:r>
        <w:rPr>
          <w:rFonts w:cs="Arial Unicode MS" w:eastAsia="Arial Unicode MS"/>
          <w:sz w:val="28"/>
          <w:szCs w:val="28"/>
          <w:rtl w:val="0"/>
          <w:lang w:val="en-US"/>
        </w:rPr>
        <w:t>Lab 1 - Physical Access to a Switch using Console</w:t>
      </w:r>
      <w:bookmarkEnd w:id="1"/>
    </w:p>
    <w:p>
      <w:pPr>
        <w:pStyle w:val="Body"/>
        <w:tabs>
          <w:tab w:val="left" w:pos="709"/>
        </w:tabs>
        <w:rPr>
          <w:b w:val="1"/>
          <w:bCs w:val="1"/>
        </w:rPr>
      </w:pPr>
    </w:p>
    <w:p>
      <w:pPr>
        <w:pStyle w:val="Heading 2"/>
      </w:pPr>
      <w:bookmarkStart w:name="_Toc1" w:id="2"/>
      <w:r>
        <w:rPr>
          <w:rFonts w:cs="Arial Unicode MS" w:eastAsia="Arial Unicode MS"/>
          <w:rtl w:val="0"/>
        </w:rPr>
        <w:t>Aim</w:t>
      </w:r>
      <w:bookmarkEnd w:id="2"/>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Routers and switches do not come with a monitor and keyboard. In order to program them, a user can access them either physically using a Console cable or remotely using protocols, such as Telnet and SSH.</w:t>
      </w:r>
    </w:p>
    <w:p>
      <w:pPr>
        <w:pStyle w:val="Body"/>
        <w:tabs>
          <w:tab w:val="left" w:pos="709"/>
        </w:tabs>
        <w:rPr>
          <w:outline w:val="0"/>
          <w:color w:val="262626"/>
          <w:sz w:val="24"/>
          <w:szCs w:val="24"/>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The aim of this lab is to help the learners to demonstrate the ability to physically access a Cisco switch using a Console cable. </w:t>
      </w:r>
    </w:p>
    <w:p>
      <w:pPr>
        <w:pStyle w:val="Body"/>
        <w:tabs>
          <w:tab w:val="left" w:pos="709"/>
        </w:tabs>
        <w:spacing w:line="237" w:lineRule="auto"/>
        <w:ind w:right="140"/>
        <w:rPr>
          <w:outline w:val="0"/>
          <w:color w:val="262626"/>
          <w:u w:color="262626"/>
          <w14:textFill>
            <w14:solidFill>
              <w14:srgbClr w14:val="262626"/>
            </w14:solidFill>
          </w14:textFill>
        </w:rPr>
      </w:pPr>
    </w:p>
    <w:p>
      <w:pPr>
        <w:pStyle w:val="Heading 2"/>
      </w:pPr>
      <w:bookmarkStart w:name="_Toc2" w:id="3"/>
      <w:r>
        <w:rPr>
          <w:rFonts w:cs="Arial Unicode MS" w:eastAsia="Arial Unicode MS"/>
          <w:rtl w:val="0"/>
          <w:lang w:val="en-US"/>
        </w:rPr>
        <w:t>Switch and Router Console Ports</w:t>
      </w:r>
      <w:bookmarkEnd w:id="3"/>
    </w:p>
    <w:p>
      <w:pPr>
        <w:pStyle w:val="Body"/>
        <w:tabs>
          <w:tab w:val="left" w:pos="709"/>
        </w:tabs>
        <w:spacing w:line="237" w:lineRule="auto"/>
        <w:ind w:right="140"/>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Routers and switches with default configuration can only be accessed physically by connecting a </w:t>
      </w:r>
      <w:r>
        <w:rPr>
          <w:b w:val="1"/>
          <w:bCs w:val="1"/>
          <w:outline w:val="0"/>
          <w:color w:val="262626"/>
          <w:sz w:val="22"/>
          <w:szCs w:val="22"/>
          <w:u w:color="262626"/>
          <w:rtl w:val="0"/>
          <w14:textFill>
            <w14:solidFill>
              <w14:srgbClr w14:val="262626"/>
            </w14:solidFill>
          </w14:textFill>
        </w:rPr>
        <w:t>Roll-Over</w:t>
      </w:r>
      <w:r>
        <w:rPr>
          <w:outline w:val="0"/>
          <w:color w:val="262626"/>
          <w:sz w:val="22"/>
          <w:szCs w:val="22"/>
          <w:u w:color="262626"/>
          <w:rtl w:val="0"/>
          <w14:textFill>
            <w14:solidFill>
              <w14:srgbClr w14:val="262626"/>
            </w14:solidFill>
          </w14:textFill>
        </w:rPr>
        <w:t xml:space="preserve"> </w:t>
      </w:r>
      <w:r>
        <w:rPr>
          <w:b w:val="1"/>
          <w:bCs w:val="1"/>
          <w:outline w:val="0"/>
          <w:color w:val="262626"/>
          <w:sz w:val="22"/>
          <w:szCs w:val="22"/>
          <w:u w:color="262626"/>
          <w:rtl w:val="0"/>
          <w:lang w:val="fr-FR"/>
          <w14:textFill>
            <w14:solidFill>
              <w14:srgbClr w14:val="262626"/>
            </w14:solidFill>
          </w14:textFill>
        </w:rPr>
        <w:t xml:space="preserve">cable (Console cable) </w:t>
      </w:r>
      <w:r>
        <w:rPr>
          <w:outline w:val="0"/>
          <w:color w:val="262626"/>
          <w:sz w:val="22"/>
          <w:szCs w:val="22"/>
          <w:u w:color="262626"/>
          <w:rtl w:val="0"/>
          <w:lang w:val="en-US"/>
          <w14:textFill>
            <w14:solidFill>
              <w14:srgbClr w14:val="262626"/>
            </w14:solidFill>
          </w14:textFill>
        </w:rPr>
        <w:t>from the</w:t>
      </w:r>
      <w:r>
        <w:rPr>
          <w:b w:val="1"/>
          <w:bCs w:val="1"/>
          <w:outline w:val="0"/>
          <w:color w:val="262626"/>
          <w:sz w:val="22"/>
          <w:szCs w:val="22"/>
          <w:u w:color="262626"/>
          <w:rtl w:val="0"/>
          <w:lang w:val="fr-FR"/>
          <w14:textFill>
            <w14:solidFill>
              <w14:srgbClr w14:val="262626"/>
            </w14:solidFill>
          </w14:textFill>
        </w:rPr>
        <w:t xml:space="preserve"> PC</w:t>
      </w:r>
      <w:r>
        <w:rPr>
          <w:b w:val="1"/>
          <w:bCs w:val="1"/>
          <w:outline w:val="0"/>
          <w:color w:val="262626"/>
          <w:sz w:val="22"/>
          <w:szCs w:val="22"/>
          <w:u w:color="262626"/>
          <w:rtl w:val="1"/>
          <w14:textFill>
            <w14:solidFill>
              <w14:srgbClr w14:val="262626"/>
            </w14:solidFill>
          </w14:textFill>
        </w:rPr>
        <w:t>’</w:t>
      </w:r>
      <w:r>
        <w:rPr>
          <w:b w:val="1"/>
          <w:bCs w:val="1"/>
          <w:outline w:val="0"/>
          <w:color w:val="262626"/>
          <w:sz w:val="22"/>
          <w:szCs w:val="22"/>
          <w:u w:color="262626"/>
          <w:rtl w:val="0"/>
          <w:lang w:val="en-US"/>
          <w14:textFill>
            <w14:solidFill>
              <w14:srgbClr w14:val="262626"/>
            </w14:solidFill>
          </w14:textFill>
        </w:rPr>
        <w:t xml:space="preserve">s Serial or Usb port </w:t>
      </w:r>
      <w:r>
        <w:rPr>
          <w:outline w:val="0"/>
          <w:color w:val="262626"/>
          <w:sz w:val="22"/>
          <w:szCs w:val="22"/>
          <w:u w:color="262626"/>
          <w:rtl w:val="0"/>
          <w:lang w:val="en-US"/>
          <w14:textFill>
            <w14:solidFill>
              <w14:srgbClr w14:val="262626"/>
            </w14:solidFill>
          </w14:textFill>
        </w:rPr>
        <w:t>to the</w:t>
      </w:r>
      <w:r>
        <w:rPr>
          <w:b w:val="1"/>
          <w:bCs w:val="1"/>
          <w:outline w:val="0"/>
          <w:color w:val="262626"/>
          <w:sz w:val="22"/>
          <w:szCs w:val="22"/>
          <w:u w:color="262626"/>
          <w:rtl w:val="0"/>
          <w:lang w:val="it-IT"/>
          <w14:textFill>
            <w14:solidFill>
              <w14:srgbClr w14:val="262626"/>
            </w14:solidFill>
          </w14:textFill>
        </w:rPr>
        <w:t xml:space="preserve"> Console Port </w:t>
      </w:r>
      <w:r>
        <w:rPr>
          <w:outline w:val="0"/>
          <w:color w:val="262626"/>
          <w:sz w:val="22"/>
          <w:szCs w:val="22"/>
          <w:u w:color="262626"/>
          <w:rtl w:val="0"/>
          <w:lang w:val="en-US"/>
          <w14:textFill>
            <w14:solidFill>
              <w14:srgbClr w14:val="262626"/>
            </w14:solidFill>
          </w14:textFill>
        </w:rPr>
        <w:t xml:space="preserve">on the router or the switch. </w:t>
      </w:r>
    </w:p>
    <w:p>
      <w:pPr>
        <w:pStyle w:val="Body"/>
        <w:tabs>
          <w:tab w:val="left" w:pos="709"/>
        </w:tabs>
        <w:spacing w:line="237" w:lineRule="auto"/>
        <w:ind w:right="140"/>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A terminal emulation software</w:t>
      </w:r>
      <w:r>
        <w:rPr>
          <w:b w:val="1"/>
          <w:bCs w:val="1"/>
          <w:outline w:val="0"/>
          <w:color w:val="262626"/>
          <w:sz w:val="22"/>
          <w:szCs w:val="22"/>
          <w:u w:color="262626"/>
          <w:rtl w:val="0"/>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is also required</w:t>
      </w:r>
      <w:r>
        <w:rPr>
          <w:b w:val="1"/>
          <w:bCs w:val="1"/>
          <w:outline w:val="0"/>
          <w:color w:val="262626"/>
          <w:sz w:val="22"/>
          <w:szCs w:val="22"/>
          <w:u w:color="262626"/>
          <w:rtl w:val="0"/>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 xml:space="preserve">on the PC to transmit the commands. Terminal Emulation Software installed on the Cisco Lab computers are </w:t>
      </w:r>
      <w:r>
        <w:rPr>
          <w:b w:val="1"/>
          <w:bCs w:val="1"/>
          <w:outline w:val="0"/>
          <w:color w:val="262626"/>
          <w:sz w:val="22"/>
          <w:szCs w:val="22"/>
          <w:u w:color="262626"/>
          <w:rtl w:val="0"/>
          <w14:textFill>
            <w14:solidFill>
              <w14:srgbClr w14:val="262626"/>
            </w14:solidFill>
          </w14:textFill>
        </w:rPr>
        <w:t>Putty</w:t>
      </w:r>
      <w:r>
        <w:rPr>
          <w:outline w:val="0"/>
          <w:color w:val="262626"/>
          <w:sz w:val="22"/>
          <w:szCs w:val="22"/>
          <w:u w:color="262626"/>
          <w:rtl w:val="0"/>
          <w:lang w:val="en-US"/>
          <w14:textFill>
            <w14:solidFill>
              <w14:srgbClr w14:val="262626"/>
            </w14:solidFill>
          </w14:textFill>
        </w:rPr>
        <w:t xml:space="preserve"> and </w:t>
      </w:r>
      <w:r>
        <w:rPr>
          <w:b w:val="1"/>
          <w:bCs w:val="1"/>
          <w:outline w:val="0"/>
          <w:color w:val="262626"/>
          <w:sz w:val="22"/>
          <w:szCs w:val="22"/>
          <w:u w:color="262626"/>
          <w:rtl w:val="0"/>
          <w:lang w:val="it-IT"/>
          <w14:textFill>
            <w14:solidFill>
              <w14:srgbClr w14:val="262626"/>
            </w14:solidFill>
          </w14:textFill>
        </w:rPr>
        <w:t>Tera Term</w:t>
      </w:r>
      <w:r>
        <w:rPr>
          <w:outline w:val="0"/>
          <w:color w:val="262626"/>
          <w:sz w:val="22"/>
          <w:szCs w:val="22"/>
          <w:u w:color="262626"/>
          <w:rtl w:val="0"/>
          <w14:textFill>
            <w14:solidFill>
              <w14:srgbClr w14:val="262626"/>
            </w14:solidFill>
          </w14:textFill>
        </w:rPr>
        <w:t>.</w:t>
      </w:r>
    </w:p>
    <w:p>
      <w:pPr>
        <w:pStyle w:val="Body"/>
        <w:tabs>
          <w:tab w:val="left" w:pos="709"/>
        </w:tabs>
        <w:spacing w:line="237" w:lineRule="auto"/>
        <w:ind w:right="140"/>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This connection does not form part of the network </w:t>
      </w:r>
      <w:r>
        <w:rPr>
          <w:outline w:val="0"/>
          <w:color w:val="262626"/>
          <w:sz w:val="22"/>
          <w:szCs w:val="22"/>
          <w:u w:color="262626"/>
          <w:rtl w:val="0"/>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it is only for programming the device and can be disconnected when finished.</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153"/>
        <w:gridCol w:w="4901"/>
      </w:tblGrid>
      <w:tr>
        <w:tblPrEx>
          <w:shd w:val="clear" w:color="auto" w:fill="cdd4e9"/>
        </w:tblPrEx>
        <w:trPr>
          <w:trHeight w:val="3910" w:hRule="atLeast"/>
        </w:trPr>
        <w:tc>
          <w:tcPr>
            <w:tcW w:type="dxa" w:w="5153"/>
            <w:tcBorders>
              <w:top w:val="nil"/>
              <w:left w:val="nil"/>
              <w:bottom w:val="nil"/>
              <w:right w:val="nil"/>
            </w:tcBorders>
            <w:shd w:val="clear" w:color="auto" w:fill="auto"/>
            <w:tcMar>
              <w:top w:type="dxa" w:w="80"/>
              <w:left w:type="dxa" w:w="80"/>
              <w:bottom w:type="dxa" w:w="80"/>
              <w:right w:type="dxa" w:w="220"/>
            </w:tcMar>
            <w:vAlign w:val="top"/>
          </w:tcPr>
          <w:p>
            <w:pPr>
              <w:pStyle w:val="Body"/>
              <w:tabs>
                <w:tab w:val="left" w:pos="709"/>
              </w:tabs>
              <w:spacing w:line="237" w:lineRule="auto"/>
              <w:ind w:right="140"/>
              <w:jc w:val="center"/>
            </w:pPr>
            <w:r>
              <w:rPr>
                <w:outline w:val="0"/>
                <w:color w:val="262626"/>
                <w:u w:color="262626"/>
                <w:shd w:val="nil" w:color="auto" w:fill="auto"/>
                <w14:textFill>
                  <w14:solidFill>
                    <w14:srgbClr w14:val="262626"/>
                  </w14:solidFill>
                </w14:textFill>
              </w:rPr>
              <w:drawing xmlns:a="http://schemas.openxmlformats.org/drawingml/2006/main">
                <wp:inline distT="0" distB="0" distL="0" distR="0">
                  <wp:extent cx="2735780" cy="2065021"/>
                  <wp:effectExtent l="0" t="0" r="0" b="0"/>
                  <wp:docPr id="1073741831" name="officeArt object" descr="Picture 3"/>
                  <wp:cNvGraphicFramePr/>
                  <a:graphic xmlns:a="http://schemas.openxmlformats.org/drawingml/2006/main">
                    <a:graphicData uri="http://schemas.openxmlformats.org/drawingml/2006/picture">
                      <pic:pic xmlns:pic="http://schemas.openxmlformats.org/drawingml/2006/picture">
                        <pic:nvPicPr>
                          <pic:cNvPr id="1073741831" name="Picture 3" descr="Picture 3"/>
                          <pic:cNvPicPr>
                            <a:picLocks noChangeAspect="1"/>
                          </pic:cNvPicPr>
                        </pic:nvPicPr>
                        <pic:blipFill>
                          <a:blip r:embed="rId6">
                            <a:extLst/>
                          </a:blip>
                          <a:stretch>
                            <a:fillRect/>
                          </a:stretch>
                        </pic:blipFill>
                        <pic:spPr>
                          <a:xfrm>
                            <a:off x="0" y="0"/>
                            <a:ext cx="2735780" cy="2065021"/>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r>
              <w:rPr>
                <w:b w:val="1"/>
                <w:bCs w:val="1"/>
                <w:outline w:val="0"/>
                <w:color w:val="262626"/>
                <w:u w:color="262626"/>
                <w:shd w:val="nil" w:color="auto" w:fill="auto"/>
                <w:rtl w:val="0"/>
                <w:lang w:val="en-US"/>
                <w14:textFill>
                  <w14:solidFill>
                    <w14:srgbClr w14:val="262626"/>
                  </w14:solidFill>
                </w14:textFill>
              </w:rPr>
              <w:t>Console Cable (USB)</w:t>
            </w:r>
          </w:p>
        </w:tc>
        <w:tc>
          <w:tcPr>
            <w:tcW w:type="dxa" w:w="4901"/>
            <w:tcBorders>
              <w:top w:val="nil"/>
              <w:left w:val="nil"/>
              <w:bottom w:val="nil"/>
              <w:right w:val="nil"/>
            </w:tcBorders>
            <w:shd w:val="clear" w:color="auto" w:fill="auto"/>
            <w:tcMar>
              <w:top w:type="dxa" w:w="80"/>
              <w:left w:type="dxa" w:w="80"/>
              <w:bottom w:type="dxa" w:w="80"/>
              <w:right w:type="dxa" w:w="220"/>
            </w:tcMar>
            <w:vAlign w:val="top"/>
          </w:tcPr>
          <w:p>
            <w:pPr>
              <w:pStyle w:val="Body"/>
              <w:tabs>
                <w:tab w:val="left" w:pos="709"/>
              </w:tabs>
              <w:spacing w:after="0" w:line="237" w:lineRule="auto"/>
              <w:ind w:right="140"/>
              <w:jc w:val="center"/>
            </w:pPr>
            <w:r>
              <w:rPr>
                <w:outline w:val="0"/>
                <w:color w:val="262626"/>
                <w:u w:color="262626"/>
                <w:shd w:val="nil" w:color="auto" w:fill="auto"/>
                <w14:textFill>
                  <w14:solidFill>
                    <w14:srgbClr w14:val="262626"/>
                  </w14:solidFill>
                </w14:textFill>
              </w:rPr>
              <w:drawing xmlns:a="http://schemas.openxmlformats.org/drawingml/2006/main">
                <wp:inline distT="0" distB="0" distL="0" distR="0">
                  <wp:extent cx="2567261" cy="2072640"/>
                  <wp:effectExtent l="0" t="0" r="0" b="0"/>
                  <wp:docPr id="1073741832" name="officeArt object" descr="Picture 3"/>
                  <wp:cNvGraphicFramePr/>
                  <a:graphic xmlns:a="http://schemas.openxmlformats.org/drawingml/2006/main">
                    <a:graphicData uri="http://schemas.openxmlformats.org/drawingml/2006/picture">
                      <pic:pic xmlns:pic="http://schemas.openxmlformats.org/drawingml/2006/picture">
                        <pic:nvPicPr>
                          <pic:cNvPr id="1073741832" name="Picture 3" descr="Picture 3"/>
                          <pic:cNvPicPr>
                            <a:picLocks noChangeAspect="1"/>
                          </pic:cNvPicPr>
                        </pic:nvPicPr>
                        <pic:blipFill>
                          <a:blip r:embed="rId7">
                            <a:extLst/>
                          </a:blip>
                          <a:stretch>
                            <a:fillRect/>
                          </a:stretch>
                        </pic:blipFill>
                        <pic:spPr>
                          <a:xfrm>
                            <a:off x="0" y="0"/>
                            <a:ext cx="2567261" cy="2072640"/>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r>
              <w:rPr>
                <w:b w:val="1"/>
                <w:bCs w:val="1"/>
                <w:outline w:val="0"/>
                <w:color w:val="262626"/>
                <w:u w:color="262626"/>
                <w:shd w:val="nil" w:color="auto" w:fill="auto"/>
                <w:rtl w:val="0"/>
                <w:lang w:val="en-US"/>
                <w14:textFill>
                  <w14:solidFill>
                    <w14:srgbClr w14:val="262626"/>
                  </w14:solidFill>
                </w14:textFill>
              </w:rPr>
              <w:t>Console Cable (Serial)</w:t>
            </w:r>
            <w:r>
              <w:rPr>
                <w:outline w:val="0"/>
                <w:color w:val="262626"/>
                <w:u w:color="262626"/>
                <w:shd w:val="nil" w:color="auto" w:fill="auto"/>
                <w14:textFill>
                  <w14:solidFill>
                    <w14:srgbClr w14:val="262626"/>
                  </w14:solidFill>
                </w14:textFill>
              </w:rPr>
            </w:r>
          </w:p>
        </w:tc>
      </w:tr>
    </w:tbl>
    <w:p>
      <w:pPr>
        <w:pStyle w:val="Body"/>
        <w:widowControl w:val="0"/>
        <w:tabs>
          <w:tab w:val="left" w:pos="709"/>
        </w:tabs>
        <w:spacing w:line="240" w:lineRule="auto"/>
        <w:rPr>
          <w:outline w:val="0"/>
          <w:color w:val="262626"/>
          <w:sz w:val="22"/>
          <w:szCs w:val="22"/>
          <w:u w:color="262626"/>
          <w14:textFill>
            <w14:solidFill>
              <w14:srgbClr w14:val="262626"/>
            </w14:solidFill>
          </w14:textFill>
        </w:rPr>
      </w:pPr>
    </w:p>
    <w:p>
      <w:pPr>
        <w:pStyle w:val="Body"/>
        <w:tabs>
          <w:tab w:val="left" w:pos="709"/>
        </w:tabs>
        <w:jc w:val="center"/>
        <w:rPr>
          <w:b w:val="1"/>
          <w:bCs w:val="1"/>
        </w:rPr>
      </w:pPr>
      <w:r>
        <w:drawing xmlns:a="http://schemas.openxmlformats.org/drawingml/2006/main">
          <wp:inline distT="0" distB="0" distL="0" distR="0">
            <wp:extent cx="2499361" cy="1618481"/>
            <wp:effectExtent l="0" t="0" r="0" b="0"/>
            <wp:docPr id="1073741833" name="officeArt object" descr="Picture 6"/>
            <wp:cNvGraphicFramePr/>
            <a:graphic xmlns:a="http://schemas.openxmlformats.org/drawingml/2006/main">
              <a:graphicData uri="http://schemas.openxmlformats.org/drawingml/2006/picture">
                <pic:pic xmlns:pic="http://schemas.openxmlformats.org/drawingml/2006/picture">
                  <pic:nvPicPr>
                    <pic:cNvPr id="1073741833" name="Picture 6" descr="Picture 6"/>
                    <pic:cNvPicPr>
                      <a:picLocks noChangeAspect="1"/>
                    </pic:cNvPicPr>
                  </pic:nvPicPr>
                  <pic:blipFill>
                    <a:blip r:embed="rId8">
                      <a:extLst/>
                    </a:blip>
                    <a:stretch>
                      <a:fillRect/>
                    </a:stretch>
                  </pic:blipFill>
                  <pic:spPr>
                    <a:xfrm>
                      <a:off x="0" y="0"/>
                      <a:ext cx="2499361" cy="1618481"/>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Heading 2"/>
        <w:rPr>
          <w:sz w:val="28"/>
          <w:szCs w:val="28"/>
        </w:rPr>
      </w:pPr>
      <w:bookmarkStart w:name="_Toc3" w:id="4"/>
      <w:r>
        <w:rPr>
          <w:rFonts w:cs="Arial Unicode MS" w:eastAsia="Arial Unicode MS"/>
          <w:rtl w:val="0"/>
          <w:lang w:val="en-US"/>
        </w:rPr>
        <w:t>Step 1: Console access to a switch in the Cisco Lab</w:t>
      </w:r>
      <w:bookmarkEnd w:id="4"/>
    </w:p>
    <w:p>
      <w:pPr>
        <w:pStyle w:val="List Paragraph"/>
        <w:numPr>
          <w:ilvl w:val="0"/>
          <w:numId w:val="2"/>
        </w:numPr>
        <w:bidi w:val="0"/>
        <w:spacing w:after="0" w:line="240" w:lineRule="auto"/>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Connect the blue patch panel port of your PC to the console port of your switch using a</w:t>
      </w:r>
      <w:r>
        <w:rPr>
          <w:outline w:val="0"/>
          <w:color w:val="262626"/>
          <w:sz w:val="20"/>
          <w:szCs w:val="20"/>
          <w:u w:color="262626"/>
          <w:rtl w:val="0"/>
          <w:lang w:val="en-US"/>
          <w14:textFill>
            <w14:solidFill>
              <w14:srgbClr w14:val="262626"/>
            </w14:solidFill>
          </w14:textFill>
        </w:rPr>
        <w:t xml:space="preserve"> Blue or Green</w:t>
      </w:r>
      <w:r>
        <w:rPr>
          <w:outline w:val="0"/>
          <w:color w:val="262626"/>
          <w:sz w:val="22"/>
          <w:szCs w:val="22"/>
          <w:u w:color="262626"/>
          <w:rtl w:val="0"/>
          <w:lang w:val="en-US"/>
          <w14:textFill>
            <w14:solidFill>
              <w14:srgbClr w14:val="262626"/>
            </w14:solidFill>
          </w14:textFill>
        </w:rPr>
        <w:t xml:space="preserve"> Ethernet cable.</w:t>
      </w:r>
    </w:p>
    <w:p>
      <w:pPr>
        <w:pStyle w:val="List Paragraph"/>
        <w:tabs>
          <w:tab w:val="left" w:pos="709"/>
        </w:tabs>
        <w:spacing w:after="0" w:line="240" w:lineRule="auto"/>
        <w:rPr>
          <w:outline w:val="0"/>
          <w:color w:val="262626"/>
          <w:sz w:val="22"/>
          <w:szCs w:val="22"/>
          <w:u w:color="262626"/>
          <w14:textFill>
            <w14:solidFill>
              <w14:srgbClr w14:val="262626"/>
            </w14:solidFill>
          </w14:textFill>
        </w:rPr>
      </w:pPr>
    </w:p>
    <w:p>
      <w:pPr>
        <w:pStyle w:val="List Paragraph"/>
        <w:numPr>
          <w:ilvl w:val="0"/>
          <w:numId w:val="2"/>
        </w:numPr>
        <w:bidi w:val="0"/>
        <w:spacing w:after="0" w:line="240" w:lineRule="auto"/>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Make sure the switch is turned on.</w:t>
      </w:r>
    </w:p>
    <w:p>
      <w:pPr>
        <w:pStyle w:val="Body"/>
        <w:tabs>
          <w:tab w:val="left" w:pos="709"/>
          <w:tab w:val="left" w:pos="860"/>
        </w:tabs>
        <w:spacing w:line="259" w:lineRule="auto"/>
        <w:rPr>
          <w:rFonts w:ascii="Arial" w:cs="Arial" w:hAnsi="Arial" w:eastAsia="Arial"/>
          <w:outline w:val="0"/>
          <w:color w:val="262626"/>
          <w:u w:color="262626"/>
          <w14:textFill>
            <w14:solidFill>
              <w14:srgbClr w14:val="262626"/>
            </w14:solidFill>
          </w14:textFill>
        </w:rPr>
      </w:pPr>
    </w:p>
    <w:p>
      <w:pPr>
        <w:pStyle w:val="Body"/>
        <w:tabs>
          <w:tab w:val="left" w:pos="709"/>
          <w:tab w:val="left" w:pos="860"/>
        </w:tabs>
        <w:spacing w:line="259" w:lineRule="auto"/>
        <w:rPr>
          <w:rFonts w:ascii="Arial" w:cs="Arial" w:hAnsi="Arial" w:eastAsia="Arial"/>
          <w:outline w:val="0"/>
          <w:color w:val="262626"/>
          <w:u w:color="262626"/>
          <w14:textFill>
            <w14:solidFill>
              <w14:srgbClr w14:val="262626"/>
            </w14:solidFill>
          </w14:textFill>
        </w:rPr>
      </w:pPr>
    </w:p>
    <w:p>
      <w:pPr>
        <w:pStyle w:val="Heading 2"/>
        <w:rPr>
          <w:sz w:val="28"/>
          <w:szCs w:val="28"/>
        </w:rPr>
      </w:pPr>
      <w:bookmarkStart w:name="_Toc4" w:id="5"/>
      <w:r>
        <w:rPr>
          <w:rFonts w:cs="Arial Unicode MS" w:eastAsia="Arial Unicode MS"/>
          <w:rtl w:val="0"/>
          <w:lang w:val="en-US"/>
        </w:rPr>
        <w:t>Step 2: Configure Tera Term to establish a console session with the switch</w:t>
      </w:r>
      <w:bookmarkEnd w:id="5"/>
    </w:p>
    <w:p>
      <w:pPr>
        <w:pStyle w:val="List Paragraph"/>
        <w:numPr>
          <w:ilvl w:val="0"/>
          <w:numId w:val="4"/>
        </w:numPr>
        <w:bidi w:val="0"/>
        <w:spacing w:after="0" w:line="234" w:lineRule="auto"/>
        <w:ind w:right="28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Start Tera Term by clicking the </w:t>
      </w:r>
      <w:r>
        <w:rPr>
          <w:b w:val="1"/>
          <w:bCs w:val="1"/>
          <w:outline w:val="0"/>
          <w:color w:val="262626"/>
          <w:sz w:val="22"/>
          <w:szCs w:val="22"/>
          <w:u w:color="262626"/>
          <w:rtl w:val="0"/>
          <w:lang w:val="en-US"/>
          <w14:textFill>
            <w14:solidFill>
              <w14:srgbClr w14:val="262626"/>
            </w14:solidFill>
          </w14:textFill>
        </w:rPr>
        <w:t>Windows Start</w:t>
      </w:r>
      <w:r>
        <w:rPr>
          <w:outline w:val="0"/>
          <w:color w:val="262626"/>
          <w:sz w:val="22"/>
          <w:szCs w:val="22"/>
          <w:u w:color="262626"/>
          <w:rtl w:val="0"/>
          <w:lang w:val="en-US"/>
          <w14:textFill>
            <w14:solidFill>
              <w14:srgbClr w14:val="262626"/>
            </w14:solidFill>
          </w14:textFill>
        </w:rPr>
        <w:t xml:space="preserve"> button located in the task bar. Locate </w:t>
      </w:r>
      <w:r>
        <w:rPr>
          <w:b w:val="1"/>
          <w:bCs w:val="1"/>
          <w:outline w:val="0"/>
          <w:color w:val="262626"/>
          <w:sz w:val="22"/>
          <w:szCs w:val="22"/>
          <w:u w:color="262626"/>
          <w:rtl w:val="0"/>
          <w:lang w:val="en-US"/>
          <w14:textFill>
            <w14:solidFill>
              <w14:srgbClr w14:val="262626"/>
            </w14:solidFill>
          </w14:textFill>
        </w:rPr>
        <w:t>Tera Term</w:t>
      </w:r>
      <w:r>
        <w:rPr>
          <w:outline w:val="0"/>
          <w:color w:val="262626"/>
          <w:sz w:val="22"/>
          <w:szCs w:val="22"/>
          <w:u w:color="262626"/>
          <w:rtl w:val="0"/>
          <w:lang w:val="en-US"/>
          <w14:textFill>
            <w14:solidFill>
              <w14:srgbClr w14:val="262626"/>
            </w14:solidFill>
          </w14:textFill>
        </w:rPr>
        <w:t xml:space="preserve"> under </w:t>
      </w:r>
      <w:r>
        <w:rPr>
          <w:b w:val="1"/>
          <w:bCs w:val="1"/>
          <w:outline w:val="0"/>
          <w:color w:val="262626"/>
          <w:sz w:val="22"/>
          <w:szCs w:val="22"/>
          <w:u w:color="262626"/>
          <w:rtl w:val="0"/>
          <w:lang w:val="en-US"/>
          <w14:textFill>
            <w14:solidFill>
              <w14:srgbClr w14:val="262626"/>
            </w14:solidFill>
          </w14:textFill>
        </w:rPr>
        <w:t>All Programs</w:t>
      </w:r>
      <w:r>
        <w:rPr>
          <w:outline w:val="0"/>
          <w:color w:val="262626"/>
          <w:sz w:val="22"/>
          <w:szCs w:val="22"/>
          <w:u w:color="262626"/>
          <w:rtl w:val="0"/>
          <w:lang w:val="en-US"/>
          <w14:textFill>
            <w14:solidFill>
              <w14:srgbClr w14:val="262626"/>
            </w14:solidFill>
          </w14:textFill>
        </w:rPr>
        <w:t>.</w:t>
      </w:r>
    </w:p>
    <w:p>
      <w:pPr>
        <w:pStyle w:val="Body"/>
        <w:tabs>
          <w:tab w:val="left" w:pos="709"/>
        </w:tabs>
        <w:spacing w:line="129" w:lineRule="exact"/>
        <w:rPr>
          <w:outline w:val="0"/>
          <w:color w:val="262626"/>
          <w:sz w:val="22"/>
          <w:szCs w:val="22"/>
          <w:u w:color="262626"/>
          <w14:textFill>
            <w14:solidFill>
              <w14:srgbClr w14:val="262626"/>
            </w14:solidFill>
          </w14:textFill>
        </w:rPr>
      </w:pPr>
    </w:p>
    <w:p>
      <w:pPr>
        <w:pStyle w:val="List Paragraph"/>
        <w:numPr>
          <w:ilvl w:val="0"/>
          <w:numId w:val="6"/>
        </w:numPr>
        <w:bidi w:val="0"/>
        <w:spacing w:after="0" w:line="234" w:lineRule="auto"/>
        <w:ind w:right="70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In the New Connection dialog box, click the </w:t>
      </w:r>
      <w:r>
        <w:rPr>
          <w:b w:val="1"/>
          <w:bCs w:val="1"/>
          <w:outline w:val="0"/>
          <w:color w:val="262626"/>
          <w:sz w:val="22"/>
          <w:szCs w:val="22"/>
          <w:u w:color="262626"/>
          <w:rtl w:val="0"/>
          <w:lang w:val="en-US"/>
          <w14:textFill>
            <w14:solidFill>
              <w14:srgbClr w14:val="262626"/>
            </w14:solidFill>
          </w14:textFill>
        </w:rPr>
        <w:t>Serial</w:t>
      </w:r>
      <w:r>
        <w:rPr>
          <w:outline w:val="0"/>
          <w:color w:val="262626"/>
          <w:sz w:val="22"/>
          <w:szCs w:val="22"/>
          <w:u w:color="262626"/>
          <w:rtl w:val="0"/>
          <w:lang w:val="en-US"/>
          <w14:textFill>
            <w14:solidFill>
              <w14:srgbClr w14:val="262626"/>
            </w14:solidFill>
          </w14:textFill>
        </w:rPr>
        <w:t xml:space="preserve"> radio button. Verify that the correct COM port is selected and click </w:t>
      </w:r>
      <w:r>
        <w:rPr>
          <w:b w:val="1"/>
          <w:bCs w:val="1"/>
          <w:outline w:val="0"/>
          <w:color w:val="262626"/>
          <w:sz w:val="22"/>
          <w:szCs w:val="22"/>
          <w:u w:color="262626"/>
          <w:rtl w:val="0"/>
          <w:lang w:val="en-US"/>
          <w14:textFill>
            <w14:solidFill>
              <w14:srgbClr w14:val="262626"/>
            </w14:solidFill>
          </w14:textFill>
        </w:rPr>
        <w:t>OK</w:t>
      </w:r>
      <w:r>
        <w:rPr>
          <w:outline w:val="0"/>
          <w:color w:val="262626"/>
          <w:sz w:val="22"/>
          <w:szCs w:val="22"/>
          <w:u w:color="262626"/>
          <w:rtl w:val="0"/>
          <w:lang w:val="en-US"/>
          <w14:textFill>
            <w14:solidFill>
              <w14:srgbClr w14:val="262626"/>
            </w14:solidFill>
          </w14:textFill>
        </w:rPr>
        <w:t xml:space="preserve"> to continue.</w:t>
      </w:r>
    </w:p>
    <w:p>
      <w:pPr>
        <w:pStyle w:val="Body"/>
        <w:tabs>
          <w:tab w:val="left" w:pos="709"/>
        </w:tabs>
        <w:spacing w:line="20" w:lineRule="exact"/>
        <w:rPr>
          <w:sz w:val="22"/>
          <w:szCs w:val="22"/>
        </w:rPr>
      </w:pPr>
      <w:r>
        <w:drawing xmlns:a="http://schemas.openxmlformats.org/drawingml/2006/main">
          <wp:anchor distT="0" distB="0" distL="0" distR="0" simplePos="0" relativeHeight="251632640" behindDoc="1" locked="0" layoutInCell="1" allowOverlap="1">
            <wp:simplePos x="0" y="0"/>
            <wp:positionH relativeFrom="column">
              <wp:posOffset>693419</wp:posOffset>
            </wp:positionH>
            <wp:positionV relativeFrom="line">
              <wp:posOffset>50800</wp:posOffset>
            </wp:positionV>
            <wp:extent cx="5250180" cy="2672715"/>
            <wp:effectExtent l="0" t="0" r="0" b="0"/>
            <wp:wrapNone/>
            <wp:docPr id="1073741834" name="officeArt object" descr="Picture 596"/>
            <wp:cNvGraphicFramePr/>
            <a:graphic xmlns:a="http://schemas.openxmlformats.org/drawingml/2006/main">
              <a:graphicData uri="http://schemas.openxmlformats.org/drawingml/2006/picture">
                <pic:pic xmlns:pic="http://schemas.openxmlformats.org/drawingml/2006/picture">
                  <pic:nvPicPr>
                    <pic:cNvPr id="1073741834" name="Picture 596" descr="Picture 596"/>
                    <pic:cNvPicPr>
                      <a:picLocks noChangeAspect="1"/>
                    </pic:cNvPicPr>
                  </pic:nvPicPr>
                  <pic:blipFill>
                    <a:blip r:embed="rId9">
                      <a:extLst/>
                    </a:blip>
                    <a:stretch>
                      <a:fillRect/>
                    </a:stretch>
                  </pic:blipFill>
                  <pic:spPr>
                    <a:xfrm>
                      <a:off x="0" y="0"/>
                      <a:ext cx="5250180" cy="2672715"/>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anchor>
        </w:drawing>
      </w: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7" w:lineRule="exact"/>
      </w:pPr>
    </w:p>
    <w:p>
      <w:pPr>
        <w:pStyle w:val="Body"/>
        <w:tabs>
          <w:tab w:val="left" w:pos="709"/>
        </w:tabs>
        <w:spacing w:line="207" w:lineRule="exact"/>
      </w:pPr>
    </w:p>
    <w:p>
      <w:pPr>
        <w:pStyle w:val="List Paragraph"/>
        <w:numPr>
          <w:ilvl w:val="0"/>
          <w:numId w:val="8"/>
        </w:numPr>
        <w:bidi w:val="0"/>
        <w:spacing w:after="0" w:line="236" w:lineRule="auto"/>
        <w:ind w:right="6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From the Tera Term </w:t>
      </w:r>
      <w:r>
        <w:rPr>
          <w:b w:val="1"/>
          <w:bCs w:val="1"/>
          <w:outline w:val="0"/>
          <w:color w:val="262626"/>
          <w:sz w:val="22"/>
          <w:szCs w:val="22"/>
          <w:u w:color="262626"/>
          <w:rtl w:val="0"/>
          <w:lang w:val="en-US"/>
          <w14:textFill>
            <w14:solidFill>
              <w14:srgbClr w14:val="262626"/>
            </w14:solidFill>
          </w14:textFill>
        </w:rPr>
        <w:t>Setup</w:t>
      </w:r>
      <w:r>
        <w:rPr>
          <w:outline w:val="0"/>
          <w:color w:val="262626"/>
          <w:sz w:val="22"/>
          <w:szCs w:val="22"/>
          <w:u w:color="262626"/>
          <w:rtl w:val="0"/>
          <w:lang w:val="en-US"/>
          <w14:textFill>
            <w14:solidFill>
              <w14:srgbClr w14:val="262626"/>
            </w14:solidFill>
          </w14:textFill>
        </w:rPr>
        <w:t xml:space="preserve"> menu, choose the </w:t>
      </w:r>
      <w:r>
        <w:rPr>
          <w:b w:val="1"/>
          <w:bCs w:val="1"/>
          <w:outline w:val="0"/>
          <w:color w:val="262626"/>
          <w:sz w:val="22"/>
          <w:szCs w:val="22"/>
          <w:u w:color="262626"/>
          <w:rtl w:val="0"/>
          <w:lang w:val="en-US"/>
          <w14:textFill>
            <w14:solidFill>
              <w14:srgbClr w14:val="262626"/>
            </w14:solidFill>
          </w14:textFill>
        </w:rPr>
        <w:t>Serial port</w:t>
      </w:r>
      <w:r>
        <w:rPr>
          <w:b w:val="1"/>
          <w:bCs w:val="1"/>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 xml:space="preserve"> to verify the serial settings. The default parameters for the console port are 9600 baud, 8 data bits, no parity, 1 stop bit, and no flow control. The Tera Term default settings match the console port settings for communications with the Cisco IOS switch.</w:t>
      </w:r>
    </w:p>
    <w:p>
      <w:pPr>
        <w:pStyle w:val="Body"/>
        <w:tabs>
          <w:tab w:val="left" w:pos="709"/>
        </w:tabs>
        <w:spacing w:line="20" w:lineRule="exact"/>
      </w:pPr>
      <w:r>
        <w:drawing xmlns:a="http://schemas.openxmlformats.org/drawingml/2006/main">
          <wp:anchor distT="0" distB="0" distL="0" distR="0" simplePos="0" relativeHeight="251633664" behindDoc="1" locked="0" layoutInCell="1" allowOverlap="1">
            <wp:simplePos x="0" y="0"/>
            <wp:positionH relativeFrom="column">
              <wp:posOffset>685800</wp:posOffset>
            </wp:positionH>
            <wp:positionV relativeFrom="line">
              <wp:posOffset>55880</wp:posOffset>
            </wp:positionV>
            <wp:extent cx="5254625" cy="2674621"/>
            <wp:effectExtent l="0" t="0" r="0" b="0"/>
            <wp:wrapNone/>
            <wp:docPr id="1073741835" name="officeArt object" descr="Picture 597"/>
            <wp:cNvGraphicFramePr/>
            <a:graphic xmlns:a="http://schemas.openxmlformats.org/drawingml/2006/main">
              <a:graphicData uri="http://schemas.openxmlformats.org/drawingml/2006/picture">
                <pic:pic xmlns:pic="http://schemas.openxmlformats.org/drawingml/2006/picture">
                  <pic:nvPicPr>
                    <pic:cNvPr id="1073741835" name="Picture 597" descr="Picture 597"/>
                    <pic:cNvPicPr>
                      <a:picLocks noChangeAspect="1"/>
                    </pic:cNvPicPr>
                  </pic:nvPicPr>
                  <pic:blipFill>
                    <a:blip r:embed="rId10">
                      <a:extLst/>
                    </a:blip>
                    <a:stretch>
                      <a:fillRect/>
                    </a:stretch>
                  </pic:blipFill>
                  <pic:spPr>
                    <a:xfrm>
                      <a:off x="0" y="0"/>
                      <a:ext cx="5254625" cy="2674621"/>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anchor>
        </w:drawing>
      </w: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p>
    <w:p>
      <w:pPr>
        <w:pStyle w:val="Body"/>
        <w:tabs>
          <w:tab w:val="left" w:pos="709"/>
        </w:tabs>
        <w:spacing w:line="200" w:lineRule="exact"/>
      </w:pPr>
      <w:bookmarkStart w:name="page56" w:id="6"/>
      <w:bookmarkEnd w:id="6"/>
    </w:p>
    <w:p>
      <w:pPr>
        <w:pStyle w:val="Body"/>
        <w:tabs>
          <w:tab w:val="left" w:pos="709"/>
        </w:tabs>
        <w:spacing w:line="200" w:lineRule="exact"/>
      </w:pPr>
    </w:p>
    <w:p>
      <w:pPr>
        <w:pStyle w:val="Body"/>
        <w:tabs>
          <w:tab w:val="left" w:pos="709"/>
        </w:tabs>
        <w:spacing w:after="0" w:line="234" w:lineRule="auto"/>
        <w:ind w:right="180"/>
        <w:rPr>
          <w:outline w:val="0"/>
          <w:color w:val="262626"/>
          <w:sz w:val="22"/>
          <w:szCs w:val="22"/>
          <w:u w:color="262626"/>
          <w14:textFill>
            <w14:solidFill>
              <w14:srgbClr w14:val="262626"/>
            </w14:solidFill>
          </w14:textFill>
        </w:rPr>
      </w:pPr>
    </w:p>
    <w:p>
      <w:pPr>
        <w:pStyle w:val="Body"/>
        <w:tabs>
          <w:tab w:val="left" w:pos="709"/>
        </w:tabs>
        <w:spacing w:after="0" w:line="234" w:lineRule="auto"/>
        <w:ind w:right="180"/>
        <w:rPr>
          <w:outline w:val="0"/>
          <w:color w:val="262626"/>
          <w:sz w:val="22"/>
          <w:szCs w:val="22"/>
          <w:u w:color="262626"/>
          <w14:textFill>
            <w14:solidFill>
              <w14:srgbClr w14:val="262626"/>
            </w14:solidFill>
          </w14:textFill>
        </w:rPr>
      </w:pPr>
    </w:p>
    <w:p>
      <w:pPr>
        <w:pStyle w:val="List Paragraph"/>
        <w:numPr>
          <w:ilvl w:val="0"/>
          <w:numId w:val="10"/>
        </w:numPr>
        <w:bidi w:val="0"/>
        <w:spacing w:after="0" w:line="234" w:lineRule="auto"/>
        <w:ind w:right="18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When you can see the terminal output, you are ready to configure a Cisco switch. The following console example displays the terminal output of the switch while it is loading.</w:t>
      </w:r>
    </w:p>
    <w:p>
      <w:pPr>
        <w:pStyle w:val="Body"/>
        <w:tabs>
          <w:tab w:val="left" w:pos="709"/>
        </w:tabs>
        <w:spacing w:line="122" w:lineRule="exact"/>
        <w:rPr>
          <w:outline w:val="0"/>
          <w:color w:val="262626"/>
          <w:u w:color="262626"/>
          <w14:textFill>
            <w14:solidFill>
              <w14:srgbClr w14:val="262626"/>
            </w14:solidFill>
          </w14:textFill>
        </w:rPr>
      </w:pPr>
      <w:r>
        <w:drawing xmlns:a="http://schemas.openxmlformats.org/drawingml/2006/main">
          <wp:anchor distT="0" distB="0" distL="0" distR="0" simplePos="0" relativeHeight="251634688" behindDoc="1" locked="0" layoutInCell="1" allowOverlap="1">
            <wp:simplePos x="0" y="0"/>
            <wp:positionH relativeFrom="column">
              <wp:posOffset>593725</wp:posOffset>
            </wp:positionH>
            <wp:positionV relativeFrom="line">
              <wp:posOffset>108585</wp:posOffset>
            </wp:positionV>
            <wp:extent cx="5422900" cy="2750821"/>
            <wp:effectExtent l="0" t="0" r="0" b="0"/>
            <wp:wrapNone/>
            <wp:docPr id="1073741836" name="officeArt object" descr="Picture 599"/>
            <wp:cNvGraphicFramePr/>
            <a:graphic xmlns:a="http://schemas.openxmlformats.org/drawingml/2006/main">
              <a:graphicData uri="http://schemas.openxmlformats.org/drawingml/2006/picture">
                <pic:pic xmlns:pic="http://schemas.openxmlformats.org/drawingml/2006/picture">
                  <pic:nvPicPr>
                    <pic:cNvPr id="1073741836" name="Picture 599" descr="Picture 599"/>
                    <pic:cNvPicPr>
                      <a:picLocks noChangeAspect="1"/>
                    </pic:cNvPicPr>
                  </pic:nvPicPr>
                  <pic:blipFill>
                    <a:blip r:embed="rId11">
                      <a:extLst/>
                    </a:blip>
                    <a:stretch>
                      <a:fillRect/>
                    </a:stretch>
                  </pic:blipFill>
                  <pic:spPr>
                    <a:xfrm>
                      <a:off x="0" y="0"/>
                      <a:ext cx="5422900" cy="2750821"/>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anchor>
        </w:drawing>
      </w: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u w:color="262626"/>
          <w14:textFill>
            <w14:solidFill>
              <w14:srgbClr w14:val="262626"/>
            </w14:solidFill>
          </w14:textFill>
        </w:rPr>
      </w:pPr>
    </w:p>
    <w:p>
      <w:pPr>
        <w:pStyle w:val="Body"/>
        <w:tabs>
          <w:tab w:val="left" w:pos="709"/>
        </w:tabs>
        <w:spacing w:line="122" w:lineRule="exact"/>
        <w:rPr>
          <w:outline w:val="0"/>
          <w:color w:val="262626"/>
          <w:sz w:val="22"/>
          <w:szCs w:val="22"/>
          <w:u w:color="262626"/>
          <w14:textFill>
            <w14:solidFill>
              <w14:srgbClr w14:val="262626"/>
            </w14:solidFill>
          </w14:textFill>
        </w:rPr>
      </w:pPr>
    </w:p>
    <w:p>
      <w:pPr>
        <w:pStyle w:val="List Paragraph"/>
        <w:tabs>
          <w:tab w:val="left" w:pos="709"/>
        </w:tabs>
        <w:spacing w:after="0" w:line="240" w:lineRule="auto"/>
        <w:rPr>
          <w:outline w:val="0"/>
          <w:color w:val="262626"/>
          <w:u w:color="262626"/>
          <w14:textFill>
            <w14:solidFill>
              <w14:srgbClr w14:val="262626"/>
            </w14:solidFill>
          </w14:textFill>
        </w:rPr>
      </w:pPr>
    </w:p>
    <w:p>
      <w:pPr>
        <w:pStyle w:val="List Paragraph"/>
        <w:numPr>
          <w:ilvl w:val="0"/>
          <w:numId w:val="12"/>
        </w:numPr>
        <w:bidi w:val="0"/>
        <w:spacing w:after="0" w:line="240" w:lineRule="auto"/>
        <w:ind w:right="0"/>
        <w:jc w:val="left"/>
        <w:rPr>
          <w:outline w:val="0"/>
          <w:color w:val="262626"/>
          <w:sz w:val="22"/>
          <w:szCs w:val="22"/>
          <w:rtl w:val="0"/>
          <w:lang w:val="en-US"/>
          <w14:textFill>
            <w14:solidFill>
              <w14:srgbClr w14:val="262626"/>
            </w14:solidFill>
          </w14:textFill>
        </w:rPr>
      </w:pPr>
      <w:r>
        <w:rPr>
          <w:outline w:val="0"/>
          <w:color w:val="212529"/>
          <w:sz w:val="22"/>
          <w:szCs w:val="22"/>
          <w:u w:color="212529"/>
          <w:shd w:val="clear" w:color="auto" w:fill="ffffff"/>
          <w:rtl w:val="0"/>
          <w:lang w:val="en-US"/>
          <w14:textFill>
            <w14:solidFill>
              <w14:srgbClr w14:val="212529"/>
            </w14:solidFill>
          </w14:textFill>
        </w:rPr>
        <w:t xml:space="preserve">When powering on a device with default configuration, the System Configuration Dialog will prompt you to continue with initial device configuration. </w:t>
      </w:r>
      <w:r>
        <w:rPr>
          <w:outline w:val="0"/>
          <w:color w:val="212529"/>
          <w:sz w:val="22"/>
          <w:szCs w:val="22"/>
          <w:u w:color="212529"/>
          <w:shd w:val="clear" w:color="auto" w:fill="ffffff"/>
          <w:rtl w:val="0"/>
          <w:lang w:val="en-US"/>
          <w14:textFill>
            <w14:solidFill>
              <w14:srgbClr w14:val="212529"/>
            </w14:solidFill>
          </w14:textFill>
        </w:rPr>
        <w:t> </w:t>
      </w:r>
      <w:r>
        <w:rPr>
          <w:outline w:val="0"/>
          <w:color w:val="212529"/>
          <w:sz w:val="22"/>
          <w:szCs w:val="22"/>
          <w:u w:color="212529"/>
          <w:shd w:val="clear" w:color="auto" w:fill="ffffff"/>
          <w:rtl w:val="0"/>
          <w:lang w:val="en-US"/>
          <w14:textFill>
            <w14:solidFill>
              <w14:srgbClr w14:val="212529"/>
            </w14:solidFill>
          </w14:textFill>
        </w:rPr>
        <w:t xml:space="preserve">Enter </w:t>
      </w:r>
      <w:r>
        <w:rPr>
          <w:outline w:val="0"/>
          <w:color w:val="212529"/>
          <w:sz w:val="22"/>
          <w:szCs w:val="22"/>
          <w:u w:color="212529"/>
          <w:shd w:val="clear" w:color="auto" w:fill="ffffff"/>
          <w:rtl w:val="0"/>
          <w:lang w:val="en-US"/>
          <w14:textFill>
            <w14:solidFill>
              <w14:srgbClr w14:val="212529"/>
            </w14:solidFill>
          </w14:textFill>
        </w:rPr>
        <w:t>“</w:t>
      </w:r>
      <w:r>
        <w:rPr>
          <w:outline w:val="0"/>
          <w:color w:val="212529"/>
          <w:sz w:val="22"/>
          <w:szCs w:val="22"/>
          <w:u w:color="212529"/>
          <w:shd w:val="clear" w:color="auto" w:fill="ffffff"/>
          <w:rtl w:val="0"/>
          <w:lang w:val="en-US"/>
          <w14:textFill>
            <w14:solidFill>
              <w14:srgbClr w14:val="212529"/>
            </w14:solidFill>
          </w14:textFill>
        </w:rPr>
        <w:t>no</w:t>
      </w:r>
      <w:r>
        <w:rPr>
          <w:outline w:val="0"/>
          <w:color w:val="212529"/>
          <w:sz w:val="22"/>
          <w:szCs w:val="22"/>
          <w:u w:color="212529"/>
          <w:shd w:val="clear" w:color="auto" w:fill="ffffff"/>
          <w:rtl w:val="0"/>
          <w:lang w:val="en-US"/>
          <w14:textFill>
            <w14:solidFill>
              <w14:srgbClr w14:val="212529"/>
            </w14:solidFill>
          </w14:textFill>
        </w:rPr>
        <w:t xml:space="preserve">” </w:t>
      </w:r>
      <w:r>
        <w:rPr>
          <w:outline w:val="0"/>
          <w:color w:val="212529"/>
          <w:sz w:val="22"/>
          <w:szCs w:val="22"/>
          <w:u w:color="212529"/>
          <w:shd w:val="clear" w:color="auto" w:fill="ffffff"/>
          <w:rtl w:val="0"/>
          <w:lang w:val="en-US"/>
          <w14:textFill>
            <w14:solidFill>
              <w14:srgbClr w14:val="212529"/>
            </w14:solidFill>
          </w14:textFill>
        </w:rPr>
        <w:t>to go access the Cisco Command Line Interface (CLI).</w:t>
      </w:r>
      <w:r>
        <w:rPr>
          <w:outline w:val="0"/>
          <w:color w:val="262626"/>
          <w:sz w:val="22"/>
          <w:szCs w:val="22"/>
          <w:u w:color="262626"/>
          <w:rtl w:val="0"/>
          <w:lang w:val="en-US"/>
          <w14:textFill>
            <w14:solidFill>
              <w14:srgbClr w14:val="262626"/>
            </w14:solidFill>
          </w14:textFill>
        </w:rPr>
        <w:t xml:space="preserve"> Press the &lt;enter&gt; key once loading is complete to display the Switch&gt; prompt.</w:t>
      </w:r>
      <w:r>
        <w:rPr>
          <w:outline w:val="0"/>
          <w:color w:val="000000"/>
          <w14:textFill>
            <w14:solidFill>
              <w14:srgbClr w14:val="000000"/>
            </w14:solidFill>
          </w14:textFill>
        </w:rPr>
        <w:drawing xmlns:a="http://schemas.openxmlformats.org/drawingml/2006/main">
          <wp:inline distT="0" distB="0" distL="0" distR="0">
            <wp:extent cx="5429572" cy="1592580"/>
            <wp:effectExtent l="0" t="0" r="0" b="0"/>
            <wp:docPr id="1073741837" name="officeArt object" descr="Picture 7"/>
            <wp:cNvGraphicFramePr/>
            <a:graphic xmlns:a="http://schemas.openxmlformats.org/drawingml/2006/main">
              <a:graphicData uri="http://schemas.openxmlformats.org/drawingml/2006/picture">
                <pic:pic xmlns:pic="http://schemas.openxmlformats.org/drawingml/2006/picture">
                  <pic:nvPicPr>
                    <pic:cNvPr id="1073741837" name="Picture 7" descr="Picture 7"/>
                    <pic:cNvPicPr>
                      <a:picLocks noChangeAspect="1"/>
                    </pic:cNvPicPr>
                  </pic:nvPicPr>
                  <pic:blipFill>
                    <a:blip r:embed="rId12">
                      <a:extLst/>
                    </a:blip>
                    <a:stretch>
                      <a:fillRect/>
                    </a:stretch>
                  </pic:blipFill>
                  <pic:spPr>
                    <a:xfrm>
                      <a:off x="0" y="0"/>
                      <a:ext cx="5429572" cy="1592580"/>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Body"/>
        <w:tabs>
          <w:tab w:val="left" w:pos="709"/>
        </w:tabs>
        <w:spacing w:after="0" w:line="240" w:lineRule="auto"/>
        <w:rPr>
          <w:outline w:val="0"/>
          <w:color w:val="262626"/>
          <w:u w:color="262626"/>
          <w14:textFill>
            <w14:solidFill>
              <w14:srgbClr w14:val="262626"/>
            </w14:solidFill>
          </w14:textFill>
        </w:rPr>
      </w:pPr>
    </w:p>
    <w:p>
      <w:pPr>
        <w:pStyle w:val="Heading 2"/>
      </w:pPr>
      <w:bookmarkStart w:name="_Toc5" w:id="7"/>
      <w:r>
        <w:rPr>
          <w:rFonts w:cs="Arial Unicode MS" w:eastAsia="Arial Unicode MS"/>
          <w:rtl w:val="0"/>
          <w:lang w:val="en-US"/>
        </w:rPr>
        <w:t>Lab Reflection</w:t>
      </w:r>
      <w:bookmarkEnd w:id="7"/>
    </w:p>
    <w:p>
      <w:pPr>
        <w:pStyle w:val="Body"/>
        <w:tabs>
          <w:tab w:val="left" w:pos="709"/>
        </w:tabs>
        <w:spacing w:line="20" w:lineRule="exact"/>
      </w:pPr>
    </w:p>
    <w:p>
      <w:pPr>
        <w:pStyle w:val="Body"/>
        <w:tabs>
          <w:tab w:val="left" w:pos="709"/>
        </w:tabs>
        <w:spacing w:line="149" w:lineRule="exact"/>
      </w:pPr>
    </w:p>
    <w:p>
      <w:pPr>
        <w:pStyle w:val="Body"/>
        <w:tabs>
          <w:tab w:val="left" w:pos="709"/>
        </w:tabs>
        <w:spacing w:line="272" w:lineRule="auto"/>
        <w:ind w:right="60"/>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At the end of each lab there are some questions that you need to answer before demonstrating your work to the tutor: </w:t>
      </w:r>
    </w:p>
    <w:p>
      <w:pPr>
        <w:pStyle w:val="List Paragraph"/>
        <w:numPr>
          <w:ilvl w:val="0"/>
          <w:numId w:val="14"/>
        </w:numPr>
        <w:bidi w:val="0"/>
        <w:spacing w:line="272" w:lineRule="auto"/>
        <w:ind w:right="60"/>
        <w:jc w:val="left"/>
        <w:rPr>
          <w:b w:val="1"/>
          <w:bCs w:val="1"/>
          <w:sz w:val="22"/>
          <w:szCs w:val="22"/>
          <w:rtl w:val="0"/>
          <w:lang w:val="en-US"/>
        </w:rPr>
      </w:pPr>
      <w:r>
        <w:rPr>
          <w:b w:val="0"/>
          <w:bCs w:val="0"/>
          <w:sz w:val="22"/>
          <w:szCs w:val="22"/>
          <w:rtl w:val="0"/>
          <w:lang w:val="en-US"/>
        </w:rPr>
        <w:t>What did you learn in this lab?</w:t>
      </w:r>
    </w:p>
    <w:p>
      <w:pPr>
        <w:pStyle w:val="Body"/>
      </w:pPr>
      <w:r>
        <w:rPr>
          <w:rtl w:val="0"/>
          <w:lang w:val="en-US"/>
        </w:rPr>
        <w:t>During this lab, I got to learn about accessing a Cisco switch physically through the use of a console cable.</w:t>
      </w:r>
      <w:r>
        <w:rPr>
          <w:outline w:val="0"/>
          <w:color w:val="0a0a0a"/>
          <w:shd w:val="clear" w:color="auto" w:fill="ffffff"/>
          <w:rtl w:val="0"/>
          <w14:textFill>
            <w14:solidFill>
              <w14:srgbClr w14:val="0A0A0A"/>
            </w14:solidFill>
          </w14:textFill>
        </w:rPr>
        <w:t xml:space="preserve"> </w:t>
      </w:r>
      <w:r>
        <w:rPr>
          <w:rtl w:val="0"/>
          <w:lang w:val="en-US"/>
        </w:rPr>
        <w:t>I applied connections between a PC and the console port of the switch with a rollover (console) cable and configured Tera Term to create a serial link.</w:t>
      </w:r>
      <w:r>
        <w:rPr>
          <w:outline w:val="0"/>
          <w:color w:val="0a0a0a"/>
          <w:shd w:val="clear" w:color="auto" w:fill="ffffff"/>
          <w:rtl w:val="0"/>
          <w14:textFill>
            <w14:solidFill>
              <w14:srgbClr w14:val="0A0A0A"/>
            </w14:solidFill>
          </w14:textFill>
        </w:rPr>
        <w:t xml:space="preserve"> </w:t>
      </w:r>
      <w:r>
        <w:rPr>
          <w:rtl w:val="0"/>
          <w:lang w:val="en-US"/>
        </w:rPr>
        <w:t>I got to know also about the parameters of the console port (9600 baud, 8 data bits, no parity, 1 stop bit, and no flow control) and the way to move into the Cisco IOS Command Line Interface (CLI).</w:t>
      </w:r>
    </w:p>
    <w:p>
      <w:pPr>
        <w:pStyle w:val="List Paragraph"/>
        <w:tabs>
          <w:tab w:val="left" w:pos="709"/>
        </w:tabs>
        <w:bidi w:val="0"/>
        <w:spacing w:line="272" w:lineRule="auto"/>
        <w:ind w:left="11" w:right="60" w:hanging="11"/>
        <w:jc w:val="left"/>
        <w:rPr>
          <w:b w:val="0"/>
          <w:bCs w:val="0"/>
          <w:sz w:val="22"/>
          <w:szCs w:val="22"/>
          <w:rtl w:val="0"/>
        </w:rPr>
      </w:pPr>
    </w:p>
    <w:p>
      <w:pPr>
        <w:pStyle w:val="List Paragraph"/>
        <w:tabs>
          <w:tab w:val="left" w:pos="709"/>
        </w:tabs>
        <w:bidi w:val="0"/>
        <w:spacing w:line="272" w:lineRule="auto"/>
        <w:ind w:left="11" w:right="60" w:hanging="11"/>
        <w:jc w:val="left"/>
        <w:rPr>
          <w:b w:val="0"/>
          <w:bCs w:val="0"/>
          <w:sz w:val="22"/>
          <w:szCs w:val="22"/>
          <w:rtl w:val="0"/>
        </w:rPr>
      </w:pPr>
    </w:p>
    <w:p>
      <w:pPr>
        <w:pStyle w:val="List Paragraph"/>
        <w:tabs>
          <w:tab w:val="left" w:pos="709"/>
        </w:tabs>
        <w:bidi w:val="0"/>
        <w:spacing w:line="272" w:lineRule="auto"/>
        <w:ind w:left="11" w:right="60" w:hanging="11"/>
        <w:jc w:val="left"/>
        <w:rPr>
          <w:b w:val="0"/>
          <w:bCs w:val="0"/>
          <w:sz w:val="22"/>
          <w:szCs w:val="22"/>
          <w:rtl w:val="0"/>
        </w:rPr>
      </w:pPr>
    </w:p>
    <w:p>
      <w:pPr>
        <w:pStyle w:val="List Paragraph"/>
        <w:tabs>
          <w:tab w:val="left" w:pos="709"/>
        </w:tabs>
        <w:bidi w:val="0"/>
        <w:spacing w:line="272" w:lineRule="auto"/>
        <w:ind w:left="11" w:right="60" w:hanging="11"/>
        <w:jc w:val="left"/>
        <w:rPr>
          <w:b w:val="0"/>
          <w:bCs w:val="0"/>
          <w:sz w:val="22"/>
          <w:szCs w:val="22"/>
          <w:rtl w:val="0"/>
        </w:rPr>
      </w:pPr>
    </w:p>
    <w:p>
      <w:pPr>
        <w:pStyle w:val="List Paragraph"/>
        <w:tabs>
          <w:tab w:val="left" w:pos="709"/>
        </w:tabs>
        <w:bidi w:val="0"/>
        <w:spacing w:line="272" w:lineRule="auto"/>
        <w:ind w:left="11" w:right="60" w:hanging="11"/>
        <w:jc w:val="left"/>
        <w:rPr>
          <w:b w:val="0"/>
          <w:bCs w:val="0"/>
          <w:sz w:val="22"/>
          <w:szCs w:val="22"/>
          <w:rtl w:val="0"/>
        </w:rPr>
      </w:pPr>
    </w:p>
    <w:p>
      <w:pPr>
        <w:pStyle w:val="List Paragraph"/>
        <w:tabs>
          <w:tab w:val="left" w:pos="709"/>
        </w:tabs>
        <w:bidi w:val="0"/>
        <w:spacing w:line="272" w:lineRule="auto"/>
        <w:ind w:left="11" w:right="60" w:hanging="11"/>
        <w:jc w:val="left"/>
        <w:rPr>
          <w:b w:val="0"/>
          <w:bCs w:val="0"/>
          <w:sz w:val="22"/>
          <w:szCs w:val="22"/>
          <w:rtl w:val="0"/>
        </w:rPr>
      </w:pPr>
    </w:p>
    <w:p>
      <w:pPr>
        <w:pStyle w:val="List Paragraph"/>
        <w:tabs>
          <w:tab w:val="left" w:pos="709"/>
        </w:tabs>
        <w:bidi w:val="0"/>
        <w:spacing w:line="272" w:lineRule="auto"/>
        <w:ind w:left="11" w:right="60" w:hanging="11"/>
        <w:jc w:val="left"/>
        <w:rPr>
          <w:b w:val="0"/>
          <w:bCs w:val="0"/>
          <w:sz w:val="22"/>
          <w:szCs w:val="22"/>
          <w:rtl w:val="0"/>
        </w:rPr>
      </w:pPr>
    </w:p>
    <w:p>
      <w:pPr>
        <w:pStyle w:val="List Paragraph"/>
        <w:tabs>
          <w:tab w:val="left" w:pos="709"/>
        </w:tabs>
        <w:bidi w:val="0"/>
        <w:spacing w:line="272" w:lineRule="auto"/>
        <w:ind w:left="11" w:right="60" w:hanging="11"/>
        <w:jc w:val="left"/>
        <w:rPr>
          <w:b w:val="0"/>
          <w:bCs w:val="0"/>
          <w:sz w:val="22"/>
          <w:szCs w:val="22"/>
          <w:rtl w:val="0"/>
        </w:rPr>
      </w:pPr>
    </w:p>
    <w:p>
      <w:pPr>
        <w:pStyle w:val="List Paragraph"/>
        <w:tabs>
          <w:tab w:val="left" w:pos="709"/>
        </w:tabs>
        <w:bidi w:val="0"/>
        <w:spacing w:line="272" w:lineRule="auto"/>
        <w:ind w:left="11" w:right="60" w:hanging="11"/>
        <w:jc w:val="left"/>
        <w:rPr>
          <w:b w:val="1"/>
          <w:bCs w:val="1"/>
          <w:sz w:val="22"/>
          <w:szCs w:val="22"/>
          <w:rtl w:val="0"/>
        </w:rPr>
      </w:pPr>
    </w:p>
    <w:p>
      <w:pPr>
        <w:pStyle w:val="List Paragraph"/>
        <w:numPr>
          <w:ilvl w:val="0"/>
          <w:numId w:val="14"/>
        </w:numPr>
        <w:bidi w:val="0"/>
        <w:spacing w:line="272" w:lineRule="auto"/>
        <w:ind w:right="6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What are the 4 different methods of accessing the Cisco CLI?</w:t>
      </w:r>
    </w:p>
    <w:p>
      <w:pPr>
        <w:pStyle w:val="Body"/>
        <w:rPr>
          <w:outline w:val="0"/>
          <w:color w:val="0a0a0a"/>
          <w:shd w:val="clear" w:color="auto" w:fill="ffffff"/>
          <w14:textFill>
            <w14:solidFill>
              <w14:srgbClr w14:val="0A0A0A"/>
            </w14:solidFill>
          </w14:textFill>
        </w:rPr>
      </w:pPr>
      <w:r>
        <w:rPr>
          <w:rtl w:val="0"/>
          <w:lang w:val="en-US"/>
        </w:rPr>
        <w:t>There are four ways of accessing Cisco CLI:</w:t>
      </w:r>
    </w:p>
    <w:p>
      <w:pPr>
        <w:pStyle w:val="Body"/>
        <w:rPr>
          <w:outline w:val="0"/>
          <w:color w:val="0a0a0a"/>
          <w:shd w:val="clear" w:color="auto" w:fill="ffffff"/>
          <w14:textFill>
            <w14:solidFill>
              <w14:srgbClr w14:val="0A0A0A"/>
            </w14:solidFill>
          </w14:textFill>
        </w:rPr>
      </w:pPr>
      <w:r>
        <w:rPr>
          <w:rtl w:val="0"/>
          <w:lang w:val="en-US"/>
        </w:rPr>
        <w:t>Console access Direct physical access with a console cable.</w:t>
      </w:r>
    </w:p>
    <w:p>
      <w:pPr>
        <w:pStyle w:val="Body"/>
        <w:rPr>
          <w:outline w:val="0"/>
          <w:color w:val="0a0a0a"/>
          <w:shd w:val="clear" w:color="auto" w:fill="ffffff"/>
          <w14:textFill>
            <w14:solidFill>
              <w14:srgbClr w14:val="0A0A0A"/>
            </w14:solidFill>
          </w14:textFill>
        </w:rPr>
      </w:pPr>
      <w:r>
        <w:rPr>
          <w:rtl w:val="0"/>
          <w:lang w:val="en-US"/>
        </w:rPr>
        <w:t>Remote access Network access via IP (not encrypted).</w:t>
      </w:r>
    </w:p>
    <w:p>
      <w:pPr>
        <w:pStyle w:val="Body"/>
        <w:rPr>
          <w:outline w:val="0"/>
          <w:color w:val="0a0a0a"/>
          <w:shd w:val="clear" w:color="auto" w:fill="ffffff"/>
          <w14:textFill>
            <w14:solidFill>
              <w14:srgbClr w14:val="0A0A0A"/>
            </w14:solidFill>
          </w14:textFill>
        </w:rPr>
      </w:pPr>
      <w:r>
        <w:rPr>
          <w:rtl w:val="0"/>
          <w:lang w:val="en-US"/>
        </w:rPr>
        <w:t>SSH (Secure Shell) access - Network access remotely but with encrypted transmissions.</w:t>
      </w:r>
    </w:p>
    <w:p>
      <w:pPr>
        <w:pStyle w:val="Body"/>
      </w:pPr>
      <w:r>
        <w:rPr>
          <w:rtl w:val="0"/>
          <w:lang w:val="en-US"/>
        </w:rPr>
        <w:t>AUX (Auxiliary) port access -Access using modem connection via the auxiliary port of the router.</w:t>
      </w:r>
    </w:p>
    <w:p>
      <w:pPr>
        <w:pStyle w:val="List Paragraph"/>
        <w:numPr>
          <w:ilvl w:val="0"/>
          <w:numId w:val="14"/>
        </w:numPr>
        <w:bidi w:val="0"/>
        <w:spacing w:line="272" w:lineRule="auto"/>
        <w:ind w:right="6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Which of these methods needs physical access to the equipment?</w:t>
      </w:r>
    </w:p>
    <w:p>
      <w:pPr>
        <w:pStyle w:val="Body"/>
        <w:rPr>
          <w:outline w:val="0"/>
          <w:color w:val="0a0a0a"/>
          <w:shd w:val="clear" w:color="auto" w:fill="ffffff"/>
          <w14:textFill>
            <w14:solidFill>
              <w14:srgbClr w14:val="0A0A0A"/>
            </w14:solidFill>
          </w14:textFill>
        </w:rPr>
      </w:pPr>
      <w:r>
        <w:rPr>
          <w:rtl w:val="0"/>
          <w:lang w:val="en-US"/>
        </w:rPr>
        <w:t>The mode of accessing the console is physical as it involves the issue of direct cable connection between the PC and the network device.</w:t>
      </w:r>
    </w:p>
    <w:p>
      <w:pPr>
        <w:pStyle w:val="Default"/>
        <w:suppressAutoHyphens w:val="1"/>
        <w:spacing w:before="0" w:line="240" w:lineRule="auto"/>
        <w:rPr>
          <w:rFonts w:ascii="Calibri" w:cs="Calibri" w:hAnsi="Calibri" w:eastAsia="Calibri"/>
          <w:outline w:val="0"/>
          <w:color w:val="111111"/>
          <w:shd w:val="clear" w:color="auto" w:fill="d4edda"/>
          <w14:textFill>
            <w14:solidFill>
              <w14:srgbClr w14:val="111111"/>
            </w14:solidFill>
          </w14:textFill>
        </w:rPr>
      </w:pPr>
    </w:p>
    <w:p>
      <w:pPr>
        <w:pStyle w:val="List Paragraph"/>
        <w:numPr>
          <w:ilvl w:val="0"/>
          <w:numId w:val="14"/>
        </w:numPr>
        <w:bidi w:val="0"/>
        <w:spacing w:line="272" w:lineRule="auto"/>
        <w:ind w:right="6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Which of these methods encrypts the session data?</w:t>
      </w:r>
    </w:p>
    <w:p>
      <w:pPr>
        <w:pStyle w:val="Body"/>
      </w:pPr>
      <w:r>
        <w:rPr>
          <w:u w:color="262626"/>
          <w:rtl w:val="0"/>
          <w:lang w:val="en-US"/>
        </w:rPr>
        <w:t>The SSH (Secure Shell) mode encrypts the data session and offers a rather secure remote access to the Cisco apparatus</w:t>
      </w: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pPr>
    </w:p>
    <w:p>
      <w:pPr>
        <w:pStyle w:val="Body"/>
        <w:tabs>
          <w:tab w:val="left" w:pos="709"/>
        </w:tabs>
        <w:jc w:val="right"/>
      </w:pPr>
    </w:p>
    <w:p>
      <w:pPr>
        <w:pStyle w:val="Body"/>
        <w:tabs>
          <w:tab w:val="left" w:pos="709"/>
        </w:tabs>
        <w:sectPr>
          <w:headerReference w:type="default" r:id="rId13"/>
          <w:headerReference w:type="first" r:id="rId14"/>
          <w:footerReference w:type="default" r:id="rId15"/>
          <w:footerReference w:type="first" r:id="rId16"/>
          <w:pgSz w:w="11900" w:h="16840" w:orient="portrait"/>
          <w:pgMar w:top="777" w:right="946" w:bottom="154" w:left="900" w:header="0" w:footer="170"/>
          <w:pgNumType w:start="0"/>
          <w:titlePg w:val="1"/>
          <w:bidi w:val="0"/>
        </w:sectPr>
      </w:pPr>
    </w:p>
    <w:p>
      <w:pPr>
        <w:pStyle w:val="Heading"/>
        <w:rPr>
          <w:sz w:val="28"/>
          <w:szCs w:val="28"/>
        </w:rPr>
      </w:pPr>
      <w:bookmarkStart w:name="_Toc6" w:id="8"/>
      <w:r>
        <w:rPr>
          <w:rFonts w:cs="Arial Unicode MS" w:eastAsia="Arial Unicode MS"/>
          <w:sz w:val="28"/>
          <w:szCs w:val="28"/>
          <w:rtl w:val="0"/>
          <w:lang w:val="en-US"/>
        </w:rPr>
        <w:t>Lab 2 - Introduction to the Cisco Command Line Interface (CLI)</w:t>
      </w:r>
      <w:bookmarkEnd w:id="8"/>
    </w:p>
    <w:p>
      <w:pPr>
        <w:pStyle w:val="Body"/>
        <w:tabs>
          <w:tab w:val="left" w:pos="709"/>
        </w:tabs>
      </w:pPr>
    </w:p>
    <w:p>
      <w:pPr>
        <w:pStyle w:val="Heading 2"/>
      </w:pPr>
      <w:bookmarkStart w:name="_Toc7" w:id="9"/>
      <w:r>
        <w:rPr>
          <w:rFonts w:cs="Arial Unicode MS" w:eastAsia="Arial Unicode MS"/>
          <w:rtl w:val="0"/>
        </w:rPr>
        <w:t>Aim</w:t>
      </w:r>
      <w:bookmarkEnd w:id="9"/>
    </w:p>
    <w:p>
      <w:pPr>
        <w:pStyle w:val="Body"/>
        <w:tabs>
          <w:tab w:val="left" w:pos="709"/>
        </w:tabs>
        <w:spacing w:line="234" w:lineRule="auto"/>
        <w:ind w:right="40"/>
        <w:rPr>
          <w:sz w:val="22"/>
          <w:szCs w:val="22"/>
        </w:rPr>
      </w:pPr>
      <w:r>
        <w:rPr>
          <w:outline w:val="0"/>
          <w:color w:val="262626"/>
          <w:sz w:val="22"/>
          <w:szCs w:val="22"/>
          <w:u w:color="262626"/>
          <w:rtl w:val="0"/>
          <w:lang w:val="en-US"/>
          <w14:textFill>
            <w14:solidFill>
              <w14:srgbClr w14:val="262626"/>
            </w14:solidFill>
          </w14:textFill>
        </w:rPr>
        <w:t>The aim of this lab is to help the learners to explore various command modes, keyboard shortcuts and help features available in the Cisco CLI. This is necessary to demonstrate the ability to easily navigate through the command modes and do basic configuration on the Cisco gear.</w:t>
      </w:r>
    </w:p>
    <w:p>
      <w:pPr>
        <w:pStyle w:val="Body"/>
        <w:tabs>
          <w:tab w:val="left" w:pos="709"/>
        </w:tabs>
        <w:spacing w:line="242" w:lineRule="exact"/>
        <w:rPr>
          <w:sz w:val="22"/>
          <w:szCs w:val="22"/>
        </w:rPr>
      </w:pPr>
    </w:p>
    <w:p>
      <w:pPr>
        <w:pStyle w:val="Heading 2"/>
      </w:pPr>
      <w:bookmarkStart w:name="_Toc8" w:id="10"/>
      <w:r>
        <w:rPr>
          <w:rFonts w:cs="Arial Unicode MS" w:eastAsia="Arial Unicode MS"/>
          <w:rtl w:val="0"/>
        </w:rPr>
        <w:t xml:space="preserve">Tasks to be completed                                                                                                                                                       </w:t>
      </w:r>
      <w:bookmarkEnd w:id="10"/>
    </w:p>
    <w:p>
      <w:pPr>
        <w:pStyle w:val="Body"/>
        <w:tabs>
          <w:tab w:val="left" w:pos="709"/>
        </w:tabs>
        <w:spacing w:line="242" w:lineRule="exact"/>
        <w:rPr>
          <w:b w:val="1"/>
          <w:bCs w:val="1"/>
          <w:sz w:val="24"/>
          <w:szCs w:val="24"/>
        </w:rPr>
      </w:pPr>
      <w:r>
        <w:rPr>
          <w:sz w:val="22"/>
          <w:szCs w:val="22"/>
          <w:rtl w:val="0"/>
          <w:lang w:val="en-US"/>
        </w:rPr>
        <w:t xml:space="preserve">Follow the steps below to perform the given tasks and get your instructor to verify after you complete: </w:t>
      </w:r>
    </w:p>
    <w:p>
      <w:pPr>
        <w:pStyle w:val="List Paragraph"/>
        <w:numPr>
          <w:ilvl w:val="0"/>
          <w:numId w:val="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Establish a Console session to a Cisco Switch</w:t>
      </w:r>
    </w:p>
    <w:p>
      <w:pPr>
        <w:pStyle w:val="List Paragraph"/>
        <w:numPr>
          <w:ilvl w:val="0"/>
          <w:numId w:val="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Go from the User-Exec mode to the Privileged-Exec mode</w:t>
      </w:r>
    </w:p>
    <w:p>
      <w:pPr>
        <w:pStyle w:val="List Paragraph"/>
        <w:numPr>
          <w:ilvl w:val="0"/>
          <w:numId w:val="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Configure the time on the device as 3:30 pm of 23</w:t>
      </w:r>
      <w:r>
        <w:rPr>
          <w:outline w:val="0"/>
          <w:color w:val="262626"/>
          <w:sz w:val="22"/>
          <w:szCs w:val="22"/>
          <w:u w:color="262626"/>
          <w:vertAlign w:val="superscript"/>
          <w:rtl w:val="0"/>
          <w:lang w:val="en-US"/>
          <w14:textFill>
            <w14:solidFill>
              <w14:srgbClr w14:val="262626"/>
            </w14:solidFill>
          </w14:textFill>
        </w:rPr>
        <w:t>rd</w:t>
      </w:r>
      <w:r>
        <w:rPr>
          <w:outline w:val="0"/>
          <w:color w:val="262626"/>
          <w:sz w:val="22"/>
          <w:szCs w:val="22"/>
          <w:u w:color="262626"/>
          <w:rtl w:val="0"/>
          <w:lang w:val="en-US"/>
          <w14:textFill>
            <w14:solidFill>
              <w14:srgbClr w14:val="262626"/>
            </w14:solidFill>
          </w14:textFill>
        </w:rPr>
        <w:t xml:space="preserve"> February 2020</w:t>
      </w:r>
    </w:p>
    <w:p>
      <w:pPr>
        <w:pStyle w:val="List Paragraph"/>
        <w:numPr>
          <w:ilvl w:val="0"/>
          <w:numId w:val="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Go from the Privileged-Exec mode to the Global Configuration mode</w:t>
      </w:r>
    </w:p>
    <w:p>
      <w:pPr>
        <w:pStyle w:val="List Paragraph"/>
        <w:numPr>
          <w:ilvl w:val="0"/>
          <w:numId w:val="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Configure the hostname of the device as HAMILTON</w:t>
      </w:r>
    </w:p>
    <w:p>
      <w:pPr>
        <w:pStyle w:val="List Paragraph"/>
        <w:numPr>
          <w:ilvl w:val="0"/>
          <w:numId w:val="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Disable DNS Lookups</w:t>
      </w:r>
    </w:p>
    <w:p>
      <w:pPr>
        <w:pStyle w:val="List Paragraph"/>
        <w:numPr>
          <w:ilvl w:val="0"/>
          <w:numId w:val="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Go from the Global Configuration mode to the Line Configuration mode</w:t>
      </w:r>
    </w:p>
    <w:p>
      <w:pPr>
        <w:pStyle w:val="List Paragraph"/>
        <w:numPr>
          <w:ilvl w:val="0"/>
          <w:numId w:val="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Go directly from the Line Configuration mode to the Privileged-Exec mode</w:t>
      </w:r>
    </w:p>
    <w:p>
      <w:pPr>
        <w:pStyle w:val="List Paragraph"/>
        <w:tabs>
          <w:tab w:val="left" w:pos="709"/>
        </w:tabs>
        <w:rPr>
          <w:outline w:val="0"/>
          <w:color w:val="262626"/>
          <w:sz w:val="22"/>
          <w:szCs w:val="22"/>
          <w:u w:color="262626"/>
          <w14:textFill>
            <w14:solidFill>
              <w14:srgbClr w14:val="262626"/>
            </w14:solidFill>
          </w14:textFill>
        </w:rPr>
      </w:pPr>
    </w:p>
    <w:p>
      <w:pPr>
        <w:pStyle w:val="Heading 2"/>
      </w:pPr>
      <w:bookmarkStart w:name="_Toc9" w:id="11"/>
      <w:r>
        <w:rPr>
          <w:rFonts w:cs="Arial Unicode MS" w:eastAsia="Arial Unicode MS"/>
          <w:rtl w:val="0"/>
          <w:lang w:val="en-US"/>
        </w:rPr>
        <w:t>Step 1: Establish a Console session with a Cisco Switch</w:t>
      </w:r>
      <w:bookmarkEnd w:id="11"/>
    </w:p>
    <w:p>
      <w:pPr>
        <w:pStyle w:val="List Paragraph"/>
        <w:numPr>
          <w:ilvl w:val="0"/>
          <w:numId w:val="18"/>
        </w:numPr>
        <w:bidi w:val="0"/>
        <w:ind w:right="0"/>
        <w:jc w:val="left"/>
        <w:rPr>
          <w:sz w:val="22"/>
          <w:szCs w:val="22"/>
          <w:rtl w:val="0"/>
          <w:lang w:val="en-US"/>
        </w:rPr>
      </w:pPr>
      <w:r>
        <w:rPr>
          <w:sz w:val="22"/>
          <w:szCs w:val="22"/>
          <w:rtl w:val="0"/>
          <w:lang w:val="en-US"/>
        </w:rPr>
        <w:t xml:space="preserve">Establish a Console session to a Cisco Switch. </w:t>
      </w:r>
    </w:p>
    <w:p>
      <w:pPr>
        <w:pStyle w:val="List Paragraph"/>
        <w:numPr>
          <w:ilvl w:val="0"/>
          <w:numId w:val="18"/>
        </w:numPr>
        <w:bidi w:val="0"/>
        <w:ind w:right="0"/>
        <w:jc w:val="left"/>
        <w:rPr>
          <w:sz w:val="22"/>
          <w:szCs w:val="22"/>
          <w:rtl w:val="0"/>
          <w:lang w:val="en-US"/>
        </w:rPr>
      </w:pPr>
      <w:r>
        <w:rPr>
          <w:sz w:val="22"/>
          <w:szCs w:val="22"/>
          <w:rtl w:val="0"/>
          <w:lang w:val="en-US"/>
        </w:rPr>
        <w:t>If the device you are trying to access is booting, then you</w:t>
      </w:r>
      <w:r>
        <w:rPr>
          <w:sz w:val="22"/>
          <w:szCs w:val="22"/>
          <w:rtl w:val="0"/>
          <w:lang w:val="en-US"/>
        </w:rPr>
        <w:t>’</w:t>
      </w:r>
      <w:r>
        <w:rPr>
          <w:sz w:val="22"/>
          <w:szCs w:val="22"/>
          <w:rtl w:val="0"/>
          <w:lang w:val="en-US"/>
        </w:rPr>
        <w:t xml:space="preserve">d have to wait until you see the User Prompt </w:t>
      </w:r>
      <w:r>
        <w:rPr>
          <w:b w:val="1"/>
          <w:bCs w:val="1"/>
          <w:sz w:val="22"/>
          <w:szCs w:val="22"/>
          <w:rtl w:val="0"/>
          <w:lang w:val="en-US"/>
        </w:rPr>
        <w:t>&gt;</w:t>
      </w:r>
    </w:p>
    <w:p>
      <w:pPr>
        <w:pStyle w:val="List Paragraph"/>
        <w:tabs>
          <w:tab w:val="left" w:pos="709"/>
        </w:tabs>
        <w:rPr>
          <w:sz w:val="22"/>
          <w:szCs w:val="22"/>
        </w:rPr>
      </w:pPr>
    </w:p>
    <w:p>
      <w:pPr>
        <w:pStyle w:val="Heading 2"/>
      </w:pPr>
      <w:bookmarkStart w:name="_Toc10" w:id="12"/>
      <w:r>
        <w:rPr>
          <w:rFonts w:cs="Arial Unicode MS" w:eastAsia="Arial Unicode MS"/>
          <w:rtl w:val="0"/>
          <w:lang w:val="en-US"/>
        </w:rPr>
        <w:t>Step 2: Explore the CLI Help</w:t>
      </w:r>
      <w:bookmarkEnd w:id="12"/>
    </w:p>
    <w:p>
      <w:pPr>
        <w:pStyle w:val="Body"/>
        <w:tabs>
          <w:tab w:val="left" w:pos="709"/>
        </w:tabs>
        <w:spacing w:before="0" w:after="0" w:line="236" w:lineRule="auto"/>
        <w:ind w:right="200"/>
        <w:rPr>
          <w:outline w:val="0"/>
          <w:color w:val="262626"/>
          <w:sz w:val="22"/>
          <w:szCs w:val="22"/>
          <w:u w:color="262626"/>
          <w14:textFill>
            <w14:solidFill>
              <w14:srgbClr w14:val="262626"/>
            </w14:solidFill>
          </w14:textFill>
        </w:rPr>
      </w:pPr>
    </w:p>
    <w:p>
      <w:pPr>
        <w:pStyle w:val="Body"/>
        <w:tabs>
          <w:tab w:val="left" w:pos="709"/>
        </w:tabs>
        <w:spacing w:before="0" w:after="0" w:line="236" w:lineRule="auto"/>
        <w:ind w:right="200"/>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The IOS can provide help for commands depending on the level accessed. A question mark (?) can be used at any time to use what is called the </w:t>
      </w:r>
      <w:r>
        <w:rPr>
          <w:b w:val="1"/>
          <w:bCs w:val="1"/>
          <w:outline w:val="0"/>
          <w:color w:val="262626"/>
          <w:sz w:val="22"/>
          <w:szCs w:val="22"/>
          <w:u w:color="262626"/>
          <w:rtl w:val="0"/>
          <w:lang w:val="en-US"/>
          <w14:textFill>
            <w14:solidFill>
              <w14:srgbClr w14:val="262626"/>
            </w14:solidFill>
          </w14:textFill>
        </w:rPr>
        <w:t>Context Sensitive Help</w:t>
      </w:r>
      <w:r>
        <w:rPr>
          <w:outline w:val="0"/>
          <w:color w:val="262626"/>
          <w:sz w:val="22"/>
          <w:szCs w:val="22"/>
          <w:u w:color="262626"/>
          <w:rtl w:val="0"/>
          <w:lang w:val="en-US"/>
          <w14:textFill>
            <w14:solidFill>
              <w14:srgbClr w14:val="262626"/>
            </w14:solidFill>
          </w14:textFill>
        </w:rPr>
        <w:t xml:space="preserve">. The prompt displayed below is called the </w:t>
      </w:r>
      <w:r>
        <w:rPr>
          <w:b w:val="1"/>
          <w:bCs w:val="1"/>
          <w:outline w:val="0"/>
          <w:color w:val="262626"/>
          <w:sz w:val="22"/>
          <w:szCs w:val="22"/>
          <w:u w:color="262626"/>
          <w:rtl w:val="0"/>
          <w:lang w:val="en-US"/>
          <w14:textFill>
            <w14:solidFill>
              <w14:srgbClr w14:val="262626"/>
            </w14:solidFill>
          </w14:textFill>
        </w:rPr>
        <w:t>User-EXEC Mode</w:t>
      </w:r>
      <w:r>
        <w:rPr>
          <w:outline w:val="0"/>
          <w:color w:val="262626"/>
          <w:sz w:val="22"/>
          <w:szCs w:val="22"/>
          <w:u w:color="262626"/>
          <w:rtl w:val="0"/>
          <w:lang w:val="en-US"/>
          <w14:textFill>
            <w14:solidFill>
              <w14:srgbClr w14:val="262626"/>
            </w14:solidFill>
          </w14:textFill>
        </w:rPr>
        <w:t>, and the device is waiting for a command. User Mode is the first mode a user has access to after logging into a router or a switch. This mode allows the user to execute only the basic commands, such as those that show the system's status, ping, create or disconnect a session, etc.</w:t>
      </w:r>
    </w:p>
    <w:p>
      <w:pPr>
        <w:pStyle w:val="List Paragraph"/>
        <w:tabs>
          <w:tab w:val="left" w:pos="709"/>
        </w:tabs>
        <w:rPr>
          <w:b w:val="1"/>
          <w:bCs w:val="1"/>
          <w:sz w:val="22"/>
          <w:szCs w:val="22"/>
        </w:rPr>
      </w:pPr>
    </w:p>
    <w:p>
      <w:pPr>
        <w:pStyle w:val="List Paragraph"/>
        <w:numPr>
          <w:ilvl w:val="0"/>
          <w:numId w:val="20"/>
        </w:numPr>
        <w:bidi w:val="0"/>
        <w:ind w:right="0"/>
        <w:jc w:val="left"/>
        <w:rPr>
          <w:b w:val="1"/>
          <w:bCs w:val="1"/>
          <w:sz w:val="22"/>
          <w:szCs w:val="22"/>
          <w:rtl w:val="0"/>
          <w:lang w:val="en-US"/>
        </w:rPr>
      </w:pPr>
      <w:r>
        <w:rPr>
          <w:b w:val="1"/>
          <w:bCs w:val="1"/>
          <w:outline w:val="0"/>
          <w:color w:val="0d0d0d"/>
          <w:sz w:val="22"/>
          <w:szCs w:val="22"/>
          <w:u w:color="0d0d0d"/>
          <w:rtl w:val="0"/>
          <w:lang w:val="en-US"/>
          <w14:textFill>
            <w14:solidFill>
              <w14:srgbClr w14:val="0D0D0D"/>
            </w14:solidFill>
          </w14:textFill>
        </w:rPr>
        <w:t>Switch&gt; ?</w:t>
      </w:r>
    </w:p>
    <w:p>
      <w:pPr>
        <w:pStyle w:val="List Paragraph"/>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What does a question mark at the User-Exec mode help with?  </w:t>
      </w:r>
      <w:r>
        <w:rPr>
          <w:outline w:val="0"/>
          <w:color w:val="262626"/>
          <w:sz w:val="22"/>
          <w:szCs w:val="22"/>
          <w:u w:color="262626"/>
          <w:rtl w:val="0"/>
          <w:lang w:val="en-US"/>
          <w14:textFill>
            <w14:solidFill>
              <w14:srgbClr w14:val="262626"/>
            </w14:solidFill>
          </w14:textFill>
        </w:rPr>
        <w:t xml:space="preserve">This Means that it will suggest some commands which are in user EXEC Mode. </w:t>
      </w:r>
    </w:p>
    <w:p>
      <w:pPr>
        <w:pStyle w:val="List Paragraph"/>
        <w:pBdr>
          <w:top w:val="nil"/>
          <w:left w:val="nil"/>
          <w:bottom w:val="single" w:color="000000" w:sz="12" w:space="0" w:shadow="0" w:frame="0"/>
          <w:right w:val="nil"/>
        </w:pBdr>
        <w:tabs>
          <w:tab w:val="left" w:pos="709"/>
        </w:tabs>
        <w:rPr>
          <w:outline w:val="0"/>
          <w:color w:val="262626"/>
          <w:sz w:val="22"/>
          <w:szCs w:val="22"/>
          <w:u w:color="262626"/>
          <w14:textFill>
            <w14:solidFill>
              <w14:srgbClr w14:val="262626"/>
            </w14:solidFill>
          </w14:textFill>
        </w:rPr>
      </w:pPr>
    </w:p>
    <w:p>
      <w:pPr>
        <w:pStyle w:val="List Paragraph"/>
        <w:tabs>
          <w:tab w:val="left" w:pos="709"/>
        </w:tabs>
        <w:rPr>
          <w:b w:val="1"/>
          <w:bCs w:val="1"/>
          <w:sz w:val="22"/>
          <w:szCs w:val="22"/>
        </w:rPr>
      </w:pPr>
    </w:p>
    <w:p>
      <w:pPr>
        <w:pStyle w:val="List Paragraph"/>
        <w:tabs>
          <w:tab w:val="left" w:pos="709"/>
        </w:tabs>
        <w:rPr>
          <w:b w:val="1"/>
          <w:bCs w:val="1"/>
          <w:sz w:val="22"/>
          <w:szCs w:val="22"/>
        </w:rPr>
      </w:pPr>
    </w:p>
    <w:p>
      <w:pPr>
        <w:pStyle w:val="List Paragraph"/>
        <w:numPr>
          <w:ilvl w:val="0"/>
          <w:numId w:val="22"/>
        </w:numPr>
        <w:bidi w:val="0"/>
        <w:ind w:right="0"/>
        <w:jc w:val="left"/>
        <w:rPr>
          <w:sz w:val="22"/>
          <w:szCs w:val="22"/>
          <w:rtl w:val="0"/>
          <w:lang w:val="en-US"/>
        </w:rPr>
      </w:pPr>
      <w:r>
        <w:rPr>
          <w:b w:val="1"/>
          <w:bCs w:val="1"/>
          <w:outline w:val="0"/>
          <w:color w:val="0d0d0d"/>
          <w:sz w:val="22"/>
          <w:szCs w:val="22"/>
          <w:u w:color="0d0d0d"/>
          <w:rtl w:val="0"/>
          <w:lang w:val="en-US"/>
          <w14:textFill>
            <w14:solidFill>
              <w14:srgbClr w14:val="0D0D0D"/>
            </w14:solidFill>
          </w14:textFill>
        </w:rPr>
        <w:t xml:space="preserve">Switch&gt; </w:t>
      </w:r>
      <w:r>
        <w:rPr>
          <w:b w:val="1"/>
          <w:bCs w:val="1"/>
          <w:outline w:val="0"/>
          <w:color w:val="0070c0"/>
          <w:sz w:val="22"/>
          <w:szCs w:val="22"/>
          <w:u w:color="0070c0"/>
          <w:rtl w:val="0"/>
          <w:lang w:val="en-US"/>
          <w14:textFill>
            <w14:solidFill>
              <w14:srgbClr w14:val="0070C0"/>
            </w14:solidFill>
          </w14:textFill>
        </w:rPr>
        <w:t>t</w:t>
      </w:r>
      <w:r>
        <w:rPr>
          <w:b w:val="1"/>
          <w:bCs w:val="1"/>
          <w:outline w:val="0"/>
          <w:color w:val="0d0d0d"/>
          <w:sz w:val="22"/>
          <w:szCs w:val="22"/>
          <w:u w:color="0d0d0d"/>
          <w:rtl w:val="0"/>
          <w:lang w:val="en-US"/>
          <w14:textFill>
            <w14:solidFill>
              <w14:srgbClr w14:val="0D0D0D"/>
            </w14:solidFill>
          </w14:textFill>
        </w:rPr>
        <w:t>?</w:t>
      </w:r>
    </w:p>
    <w:p>
      <w:pPr>
        <w:pStyle w:val="List Paragraph"/>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What does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t</w:t>
      </w:r>
      <w:r>
        <w:rPr>
          <w:outline w:val="0"/>
          <w:color w:val="262626"/>
          <w:sz w:val="22"/>
          <w:szCs w:val="22"/>
          <w:u w:color="262626"/>
          <w:rtl w:val="0"/>
          <w:lang w:val="en-US"/>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followed by a question mark at the User-Exec mode help with?</w:t>
      </w:r>
    </w:p>
    <w:p>
      <w:pPr>
        <w:pStyle w:val="List Paragraph"/>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It will suggest the commands which are start from t like telnet, terminal  and traceroute.</w:t>
      </w:r>
    </w:p>
    <w:p>
      <w:pPr>
        <w:pStyle w:val="List Paragraph"/>
        <w:pBdr>
          <w:top w:val="nil"/>
          <w:left w:val="nil"/>
          <w:bottom w:val="single" w:color="000000" w:sz="12" w:space="0" w:shadow="0" w:frame="0"/>
          <w:right w:val="nil"/>
        </w:pBdr>
        <w:tabs>
          <w:tab w:val="left" w:pos="709"/>
        </w:tabs>
        <w:rPr>
          <w:outline w:val="0"/>
          <w:color w:val="262626"/>
          <w:sz w:val="22"/>
          <w:szCs w:val="22"/>
          <w:u w:color="262626"/>
          <w14:textFill>
            <w14:solidFill>
              <w14:srgbClr w14:val="262626"/>
            </w14:solidFill>
          </w14:textFill>
        </w:rPr>
      </w:pPr>
    </w:p>
    <w:p>
      <w:pPr>
        <w:pStyle w:val="Body"/>
        <w:tabs>
          <w:tab w:val="left" w:pos="709"/>
        </w:tabs>
        <w:rPr>
          <w:sz w:val="22"/>
          <w:szCs w:val="22"/>
        </w:rPr>
      </w:pPr>
    </w:p>
    <w:p>
      <w:pPr>
        <w:pStyle w:val="List Paragraph"/>
        <w:numPr>
          <w:ilvl w:val="0"/>
          <w:numId w:val="24"/>
        </w:numPr>
        <w:bidi w:val="0"/>
        <w:spacing w:before="0" w:after="0" w:line="240" w:lineRule="auto"/>
        <w:ind w:right="0"/>
        <w:jc w:val="left"/>
        <w:rPr>
          <w:b w:val="1"/>
          <w:bCs w:val="1"/>
          <w:outline w:val="0"/>
          <w:color w:val="0d0d0d"/>
          <w:sz w:val="22"/>
          <w:szCs w:val="22"/>
          <w:rtl w:val="0"/>
          <w:lang w:val="en-US"/>
          <w14:textFill>
            <w14:solidFill>
              <w14:srgbClr w14:val="0D0D0D"/>
            </w14:solidFill>
          </w14:textFill>
        </w:rPr>
      </w:pPr>
      <w:r>
        <w:rPr>
          <w:b w:val="1"/>
          <w:bCs w:val="1"/>
          <w:outline w:val="0"/>
          <w:color w:val="0d0d0d"/>
          <w:sz w:val="22"/>
          <w:szCs w:val="22"/>
          <w:u w:color="0d0d0d"/>
          <w:rtl w:val="0"/>
          <w:lang w:val="en-US"/>
          <w14:textFill>
            <w14:solidFill>
              <w14:srgbClr w14:val="0D0D0D"/>
            </w14:solidFill>
          </w14:textFill>
        </w:rPr>
        <w:t xml:space="preserve">Switch&gt; </w:t>
      </w:r>
      <w:r>
        <w:rPr>
          <w:b w:val="1"/>
          <w:bCs w:val="1"/>
          <w:outline w:val="0"/>
          <w:color w:val="0070c0"/>
          <w:sz w:val="22"/>
          <w:szCs w:val="22"/>
          <w:u w:color="0070c0"/>
          <w:rtl w:val="0"/>
          <w:lang w:val="en-US"/>
          <w14:textFill>
            <w14:solidFill>
              <w14:srgbClr w14:val="0070C0"/>
            </w14:solidFill>
          </w14:textFill>
        </w:rPr>
        <w:t xml:space="preserve">terminal </w:t>
      </w:r>
      <w:r>
        <w:rPr>
          <w:b w:val="1"/>
          <w:bCs w:val="1"/>
          <w:outline w:val="0"/>
          <w:color w:val="0d0d0d"/>
          <w:sz w:val="22"/>
          <w:szCs w:val="22"/>
          <w:u w:color="0d0d0d"/>
          <w:rtl w:val="0"/>
          <w:lang w:val="en-US"/>
          <w14:textFill>
            <w14:solidFill>
              <w14:srgbClr w14:val="0D0D0D"/>
            </w14:solidFill>
          </w14:textFill>
        </w:rPr>
        <w:t>?</w:t>
      </w:r>
    </w:p>
    <w:p>
      <w:pPr>
        <w:pStyle w:val="List Paragraph"/>
        <w:tabs>
          <w:tab w:val="left" w:pos="709"/>
        </w:tabs>
        <w:spacing w:before="0" w:after="0" w:line="240" w:lineRule="auto"/>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What does the command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terminal</w:t>
      </w:r>
      <w:r>
        <w:rPr>
          <w:outline w:val="0"/>
          <w:color w:val="262626"/>
          <w:sz w:val="22"/>
          <w:szCs w:val="22"/>
          <w:u w:color="262626"/>
          <w:rtl w:val="0"/>
          <w:lang w:val="en-US"/>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followed by a space and a question mark help with?</w:t>
      </w:r>
    </w:p>
    <w:p>
      <w:pPr>
        <w:pStyle w:val="List Paragraph"/>
        <w:tabs>
          <w:tab w:val="left" w:pos="709"/>
        </w:tabs>
        <w:spacing w:before="0" w:after="0" w:line="240" w:lineRule="auto"/>
        <w:rPr>
          <w:outline w:val="0"/>
          <w:color w:val="262626"/>
          <w:sz w:val="22"/>
          <w:szCs w:val="22"/>
          <w:u w:color="262626"/>
          <w14:textFill>
            <w14:solidFill>
              <w14:srgbClr w14:val="262626"/>
            </w14:solidFill>
          </w14:textFill>
        </w:rPr>
      </w:pPr>
    </w:p>
    <w:p>
      <w:pPr>
        <w:pStyle w:val="List Paragraph"/>
        <w:pBdr>
          <w:top w:val="nil"/>
          <w:left w:val="nil"/>
          <w:bottom w:val="single" w:color="000000" w:sz="12" w:space="0" w:shadow="0" w:frame="0"/>
          <w:right w:val="nil"/>
        </w:pBdr>
        <w:tabs>
          <w:tab w:val="left" w:pos="709"/>
        </w:tabs>
      </w:pPr>
      <w:r>
        <w:rPr>
          <w:b w:val="1"/>
          <w:bCs w:val="1"/>
          <w:outline w:val="0"/>
          <w:color w:val="262626"/>
          <w:sz w:val="22"/>
          <w:szCs w:val="22"/>
          <w:u w:color="262626"/>
          <w14:textFill>
            <w14:solidFill>
              <w14:srgbClr w14:val="262626"/>
            </w14:solidFill>
          </w14:textFill>
        </w:rPr>
        <w:tab/>
      </w:r>
      <w:r>
        <w:rPr>
          <w:rtl w:val="0"/>
          <w:lang w:val="en-US"/>
        </w:rPr>
        <w:t>When you type Switch&gt; terminal ? Cisco switch when you type the question mark this is the context sensitive help about the terminal command.It lists all possible keywords or parameters which can be used after the command.This helps you to understand what the options are and the ways that you can complete the command.For instance, it may display options such as length, monitor or width and would mean that you can set screen length, enable monitoring or set display width.In short, the terminal ? displays the list of subcommands to which one can apply the terminal command.</w:t>
      </w:r>
    </w:p>
    <w:p>
      <w:pPr>
        <w:pStyle w:val="Body"/>
        <w:tabs>
          <w:tab w:val="left" w:pos="709"/>
        </w:tabs>
        <w:spacing w:before="0" w:after="0" w:line="240" w:lineRule="auto"/>
        <w:rPr>
          <w:outline w:val="0"/>
          <w:color w:val="262626"/>
          <w:sz w:val="16"/>
          <w:szCs w:val="16"/>
          <w:u w:color="262626"/>
          <w14:textFill>
            <w14:solidFill>
              <w14:srgbClr w14:val="262626"/>
            </w14:solidFill>
          </w14:textFill>
        </w:rPr>
      </w:pPr>
    </w:p>
    <w:p>
      <w:pPr>
        <w:pStyle w:val="Body"/>
        <w:tabs>
          <w:tab w:val="left" w:pos="709"/>
        </w:tabs>
        <w:spacing w:before="0" w:after="0" w:line="236" w:lineRule="auto"/>
        <w:ind w:right="200"/>
        <w:rPr>
          <w:b w:val="1"/>
          <w:bCs w:val="1"/>
          <w:outline w:val="0"/>
          <w:color w:val="262626"/>
          <w:sz w:val="24"/>
          <w:szCs w:val="24"/>
          <w:u w:color="262626"/>
          <w14:textFill>
            <w14:solidFill>
              <w14:srgbClr w14:val="262626"/>
            </w14:solidFill>
          </w14:textFill>
        </w:rPr>
      </w:pPr>
    </w:p>
    <w:p>
      <w:pPr>
        <w:pStyle w:val="Heading 2"/>
      </w:pPr>
      <w:bookmarkStart w:name="_Toc11" w:id="13"/>
      <w:r>
        <w:rPr>
          <w:rFonts w:cs="Arial Unicode MS" w:eastAsia="Arial Unicode MS"/>
          <w:rtl w:val="0"/>
          <w:lang w:val="en-US"/>
        </w:rPr>
        <w:t>Step 3: Use of the TAB key</w:t>
      </w:r>
      <w:bookmarkEnd w:id="13"/>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When part of a command is typed, the </w:t>
      </w:r>
      <w:r>
        <w:rPr>
          <w:b w:val="1"/>
          <w:bCs w:val="1"/>
          <w:outline w:val="0"/>
          <w:color w:val="262626"/>
          <w:sz w:val="22"/>
          <w:szCs w:val="22"/>
          <w:u w:color="262626"/>
          <w:rtl w:val="0"/>
          <w14:textFill>
            <w14:solidFill>
              <w14:srgbClr w14:val="262626"/>
            </w14:solidFill>
          </w14:textFill>
        </w:rPr>
        <w:t>Tab</w:t>
      </w:r>
      <w:r>
        <w:rPr>
          <w:outline w:val="0"/>
          <w:color w:val="262626"/>
          <w:sz w:val="22"/>
          <w:szCs w:val="22"/>
          <w:u w:color="262626"/>
          <w:rtl w:val="0"/>
          <w:lang w:val="en-US"/>
          <w14:textFill>
            <w14:solidFill>
              <w14:srgbClr w14:val="262626"/>
            </w14:solidFill>
          </w14:textFill>
        </w:rPr>
        <w:t xml:space="preserve"> key can be used to complete the partial command. It works only if the characters typed are enough to make the command unique.</w:t>
      </w:r>
    </w:p>
    <w:p>
      <w:pPr>
        <w:pStyle w:val="List Paragraph"/>
        <w:numPr>
          <w:ilvl w:val="0"/>
          <w:numId w:val="26"/>
        </w:numPr>
        <w:bidi w:val="0"/>
        <w:ind w:right="0"/>
        <w:jc w:val="left"/>
        <w:rPr>
          <w:outline w:val="0"/>
          <w:color w:val="262626"/>
          <w:sz w:val="22"/>
          <w:szCs w:val="22"/>
          <w:rtl w:val="0"/>
          <w:lang w:val="en-US"/>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Switch&gt; </w:t>
      </w:r>
      <w:r>
        <w:rPr>
          <w:b w:val="1"/>
          <w:bCs w:val="1"/>
          <w:outline w:val="0"/>
          <w:color w:val="0070c0"/>
          <w:sz w:val="22"/>
          <w:szCs w:val="22"/>
          <w:u w:color="0070c0"/>
          <w:rtl w:val="0"/>
          <w:lang w:val="en-US"/>
          <w14:textFill>
            <w14:solidFill>
              <w14:srgbClr w14:val="0070C0"/>
            </w14:solidFill>
          </w14:textFill>
        </w:rPr>
        <w:t>e</w:t>
      </w:r>
      <w:r>
        <w:rPr>
          <w:b w:val="1"/>
          <w:bCs w:val="1"/>
          <w:outline w:val="0"/>
          <w:color w:val="262626"/>
          <w:sz w:val="22"/>
          <w:szCs w:val="22"/>
          <w:u w:color="262626"/>
          <w:rtl w:val="0"/>
          <w:lang w:val="en-US"/>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&lt;Tab key&gt;</w:t>
      </w:r>
    </w:p>
    <w:p>
      <w:pPr>
        <w:pStyle w:val="List Paragraph"/>
        <w:numPr>
          <w:ilvl w:val="0"/>
          <w:numId w:val="27"/>
        </w:numPr>
        <w:rPr>
          <w:sz w:val="22"/>
          <w:szCs w:val="22"/>
          <w:lang w:val="en-US"/>
        </w:rPr>
      </w:pPr>
      <w:r>
        <w:rPr>
          <w:outline w:val="0"/>
          <w:color w:val="262626"/>
          <w:sz w:val="22"/>
          <w:szCs w:val="22"/>
          <w:u w:color="262626"/>
          <w:rtl w:val="0"/>
          <w:lang w:val="en-US"/>
          <w14:textFill>
            <w14:solidFill>
              <w14:srgbClr w14:val="262626"/>
            </w14:solidFill>
          </w14:textFill>
        </w:rPr>
        <w:t xml:space="preserve">What does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e</w:t>
      </w:r>
      <w:r>
        <w:rPr>
          <w:outline w:val="0"/>
          <w:color w:val="262626"/>
          <w:sz w:val="22"/>
          <w:szCs w:val="22"/>
          <w:u w:color="262626"/>
          <w:rtl w:val="0"/>
          <w:lang w:val="en-US"/>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followed by the Tab key at the User-Exec mode do? Why?</w:t>
      </w:r>
    </w:p>
    <w:p>
      <w:pPr>
        <w:pStyle w:val="List Paragraph"/>
        <w:numPr>
          <w:ilvl w:val="0"/>
          <w:numId w:val="29"/>
        </w:numPr>
        <w:bidi w:val="0"/>
        <w:ind w:right="0"/>
        <w:jc w:val="left"/>
        <w:rPr>
          <w:outline w:val="0"/>
          <w:color w:val="262626"/>
          <w:sz w:val="22"/>
          <w:szCs w:val="22"/>
          <w:rtl w:val="0"/>
          <w:lang w:val="en-US"/>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Switch&gt; </w:t>
      </w:r>
      <w:r>
        <w:rPr>
          <w:b w:val="1"/>
          <w:bCs w:val="1"/>
          <w:outline w:val="0"/>
          <w:color w:val="0070c0"/>
          <w:sz w:val="22"/>
          <w:szCs w:val="22"/>
          <w:u w:color="0070c0"/>
          <w:rtl w:val="0"/>
          <w:lang w:val="en-US"/>
          <w14:textFill>
            <w14:solidFill>
              <w14:srgbClr w14:val="0070C0"/>
            </w14:solidFill>
          </w14:textFill>
        </w:rPr>
        <w:t xml:space="preserve">en </w:t>
      </w:r>
      <w:r>
        <w:rPr>
          <w:outline w:val="0"/>
          <w:color w:val="262626"/>
          <w:sz w:val="22"/>
          <w:szCs w:val="22"/>
          <w:u w:color="262626"/>
          <w:rtl w:val="0"/>
          <w:lang w:val="en-US"/>
          <w14:textFill>
            <w14:solidFill>
              <w14:srgbClr w14:val="262626"/>
            </w14:solidFill>
          </w14:textFill>
        </w:rPr>
        <w:t>&lt;Tab key&gt;</w:t>
      </w:r>
    </w:p>
    <w:p>
      <w:pPr>
        <w:pStyle w:val="List Paragraph"/>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What does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en</w:t>
      </w:r>
      <w:r>
        <w:rPr>
          <w:outline w:val="0"/>
          <w:color w:val="262626"/>
          <w:sz w:val="22"/>
          <w:szCs w:val="22"/>
          <w:u w:color="262626"/>
          <w:rtl w:val="0"/>
          <w:lang w:val="en-US"/>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followed by the Tab key at the User-Exec mode do? Why?</w:t>
      </w:r>
    </w:p>
    <w:p>
      <w:pPr>
        <w:pStyle w:val="List Paragraph"/>
        <w:pBdr>
          <w:top w:val="nil"/>
          <w:left w:val="nil"/>
          <w:bottom w:val="single" w:color="000000" w:sz="12" w:space="0" w:shadow="0" w:frame="0"/>
          <w:right w:val="nil"/>
        </w:pBdr>
        <w:tabs>
          <w:tab w:val="left" w:pos="709"/>
        </w:tabs>
        <w:rPr>
          <w:outline w:val="0"/>
          <w:color w:val="262626"/>
          <w:sz w:val="22"/>
          <w:szCs w:val="22"/>
          <w:u w:color="262626"/>
          <w14:textFill>
            <w14:solidFill>
              <w14:srgbClr w14:val="262626"/>
            </w14:solidFill>
          </w14:textFill>
        </w:rPr>
      </w:pPr>
      <w:r>
        <w:rPr>
          <w:outline w:val="0"/>
          <w:color w:val="262626"/>
          <w:sz w:val="22"/>
          <w:szCs w:val="22"/>
          <w:u w:color="262626"/>
          <w14:textFill>
            <w14:solidFill>
              <w14:srgbClr w14:val="262626"/>
            </w14:solidFill>
          </w14:textFill>
        </w:rPr>
        <w:tab/>
        <w:tab/>
      </w:r>
    </w:p>
    <w:p>
      <w:pPr>
        <w:pStyle w:val="Body"/>
        <w:tabs>
          <w:tab w:val="left" w:pos="709"/>
        </w:tabs>
        <w:rPr>
          <w:rFonts w:ascii="Arial" w:cs="Arial" w:hAnsi="Arial" w:eastAsia="Arial"/>
          <w:outline w:val="0"/>
          <w:color w:val="262626"/>
          <w:sz w:val="16"/>
          <w:szCs w:val="16"/>
          <w:u w:color="262626"/>
          <w14:textFill>
            <w14:solidFill>
              <w14:srgbClr w14:val="262626"/>
            </w14:solidFill>
          </w14:textFill>
        </w:rPr>
      </w:pPr>
    </w:p>
    <w:p>
      <w:pPr>
        <w:pStyle w:val="Body"/>
        <w:tabs>
          <w:tab w:val="left" w:pos="709"/>
        </w:tabs>
        <w:spacing w:before="0" w:after="0" w:line="236" w:lineRule="auto"/>
        <w:ind w:right="200"/>
        <w:rPr>
          <w:b w:val="1"/>
          <w:bCs w:val="1"/>
          <w:outline w:val="0"/>
          <w:color w:val="262626"/>
          <w:sz w:val="24"/>
          <w:szCs w:val="24"/>
          <w:u w:color="262626"/>
          <w14:textFill>
            <w14:solidFill>
              <w14:srgbClr w14:val="262626"/>
            </w14:solidFill>
          </w14:textFill>
        </w:rPr>
      </w:pPr>
    </w:p>
    <w:p>
      <w:pPr>
        <w:pStyle w:val="Heading 2"/>
      </w:pPr>
      <w:bookmarkStart w:name="_Toc12" w:id="14"/>
      <w:r>
        <w:rPr>
          <w:rFonts w:cs="Arial Unicode MS" w:eastAsia="Arial Unicode MS"/>
          <w:rtl w:val="0"/>
          <w:lang w:val="en-US"/>
        </w:rPr>
        <w:t>Step 4: Introduction to the Privileged-Exec Mode</w:t>
      </w:r>
      <w:bookmarkEnd w:id="14"/>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The hash sign below shows the </w:t>
      </w:r>
      <w:r>
        <w:rPr>
          <w:b w:val="1"/>
          <w:bCs w:val="1"/>
          <w:outline w:val="0"/>
          <w:color w:val="262626"/>
          <w:sz w:val="22"/>
          <w:szCs w:val="22"/>
          <w:u w:color="262626"/>
          <w:rtl w:val="0"/>
          <w:lang w:val="en-US"/>
          <w14:textFill>
            <w14:solidFill>
              <w14:srgbClr w14:val="262626"/>
            </w14:solidFill>
          </w14:textFill>
        </w:rPr>
        <w:t>Privileged-EXEC Mode</w:t>
      </w:r>
      <w:r>
        <w:rPr>
          <w:outline w:val="0"/>
          <w:color w:val="262626"/>
          <w:sz w:val="22"/>
          <w:szCs w:val="22"/>
          <w:u w:color="262626"/>
          <w:rtl w:val="0"/>
          <w:lang w:val="en-US"/>
          <w14:textFill>
            <w14:solidFill>
              <w14:srgbClr w14:val="262626"/>
            </w14:solidFill>
          </w14:textFill>
        </w:rPr>
        <w:t>. Privileged Mode is the second mode of the Cisco CLI.  This mode gives the user access to all the User-Exec commands including other commands required for verification and troubleshooting. Apart from a few exceptions, this mode cannot be used for configuration purposes.</w:t>
      </w:r>
    </w:p>
    <w:p>
      <w:pPr>
        <w:pStyle w:val="List Paragraph"/>
        <w:numPr>
          <w:ilvl w:val="0"/>
          <w:numId w:val="31"/>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The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enable</w:t>
      </w:r>
      <w:r>
        <w:rPr>
          <w:outline w:val="0"/>
          <w:color w:val="262626"/>
          <w:sz w:val="22"/>
          <w:szCs w:val="22"/>
          <w:u w:color="262626"/>
          <w:rtl w:val="0"/>
          <w:lang w:val="en-US"/>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command is used to go from the User-Exec mode to the Privileged-Exec mode.</w:t>
      </w:r>
    </w:p>
    <w:p>
      <w:pPr>
        <w:pStyle w:val="List Paragraph"/>
        <w:tabs>
          <w:tab w:val="left" w:pos="709"/>
        </w:tabs>
      </w:pPr>
      <w:r>
        <w:rPr>
          <w:b w:val="1"/>
          <w:bCs w:val="1"/>
          <w:outline w:val="0"/>
          <w:color w:val="262626"/>
          <w:sz w:val="22"/>
          <w:szCs w:val="22"/>
          <w:u w:color="262626"/>
          <w:rtl w:val="0"/>
          <w:lang w:val="en-US"/>
          <w14:textFill>
            <w14:solidFill>
              <w14:srgbClr w14:val="262626"/>
            </w14:solidFill>
          </w14:textFill>
        </w:rPr>
        <w:t xml:space="preserve">Switch&gt; </w:t>
      </w:r>
      <w:r>
        <w:rPr>
          <w:b w:val="1"/>
          <w:bCs w:val="1"/>
          <w:outline w:val="0"/>
          <w:color w:val="0070c0"/>
          <w:sz w:val="22"/>
          <w:szCs w:val="22"/>
          <w:u w:color="0070c0"/>
          <w:rtl w:val="0"/>
          <w:lang w:val="en-US"/>
          <w14:textFill>
            <w14:solidFill>
              <w14:srgbClr w14:val="0070C0"/>
            </w14:solidFill>
          </w14:textFill>
        </w:rPr>
        <w:t xml:space="preserve">enable </w:t>
      </w:r>
      <w:r>
        <w:rPr>
          <w:rtl w:val="0"/>
          <w:lang w:val="en-US"/>
        </w:rPr>
        <w:t>&lt;Enter key&gt;</w:t>
      </w:r>
    </w:p>
    <w:p>
      <w:pPr>
        <w:pStyle w:val="Body"/>
      </w:pPr>
      <w:r>
        <w:rPr>
          <w:rtl w:val="0"/>
          <w:lang w:val="en-US"/>
        </w:rPr>
        <w:t>To switch to Privileged EXEC mode (Switch#) instead of User EXEC mode (Switch&gt;) in order to access more advanced configuration and monitoring commands, one uses the command enable.</w:t>
      </w:r>
    </w:p>
    <w:p>
      <w:pPr>
        <w:pStyle w:val="List Paragraph"/>
        <w:tabs>
          <w:tab w:val="left" w:pos="709"/>
        </w:tabs>
      </w:pPr>
    </w:p>
    <w:p>
      <w:pPr>
        <w:pStyle w:val="List Paragraph"/>
        <w:tabs>
          <w:tab w:val="left" w:pos="709"/>
        </w:tabs>
      </w:pPr>
    </w:p>
    <w:p>
      <w:pPr>
        <w:pStyle w:val="List Paragraph"/>
        <w:tabs>
          <w:tab w:val="left" w:pos="709"/>
        </w:tabs>
        <w:rPr>
          <w:outline w:val="0"/>
          <w:color w:val="262626"/>
          <w:sz w:val="22"/>
          <w:szCs w:val="22"/>
          <w:u w:color="262626"/>
          <w14:textFill>
            <w14:solidFill>
              <w14:srgbClr w14:val="262626"/>
            </w14:solidFill>
          </w14:textFill>
        </w:rPr>
      </w:pPr>
    </w:p>
    <w:p>
      <w:pPr>
        <w:pStyle w:val="List Paragraph"/>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Switch#</w:t>
      </w:r>
    </w:p>
    <w:p>
      <w:pPr>
        <w:pStyle w:val="Body"/>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To switch to Privileged EXEC mode (Switch#) instead of User EXEC mode (Switch&gt;) in order to access more advanced configuration and monitoring commands, one uses the command enable.</w:t>
      </w:r>
    </w:p>
    <w:p>
      <w:pPr>
        <w:pStyle w:val="List Paragraph"/>
        <w:tabs>
          <w:tab w:val="left" w:pos="709"/>
        </w:tabs>
        <w:rPr>
          <w:b w:val="1"/>
          <w:bCs w:val="1"/>
          <w:outline w:val="0"/>
          <w:color w:val="262626"/>
          <w:sz w:val="22"/>
          <w:szCs w:val="22"/>
          <w:u w:color="262626"/>
          <w14:textFill>
            <w14:solidFill>
              <w14:srgbClr w14:val="262626"/>
            </w14:solidFill>
          </w14:textFill>
        </w:rPr>
      </w:pPr>
    </w:p>
    <w:p>
      <w:pPr>
        <w:pStyle w:val="List Paragraph"/>
        <w:numPr>
          <w:ilvl w:val="0"/>
          <w:numId w:val="33"/>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000000"/>
          <w:sz w:val="22"/>
          <w:szCs w:val="22"/>
          <w:u w:color="000000"/>
          <w:rtl w:val="0"/>
          <w:lang w:val="en-US"/>
          <w14:textFill>
            <w14:solidFill>
              <w14:srgbClr w14:val="000000"/>
            </w14:solidFill>
          </w14:textFill>
        </w:rPr>
        <w:t xml:space="preserve">The </w:t>
      </w:r>
      <w:r>
        <w:rPr>
          <w:b w:val="0"/>
          <w:bCs w:val="0"/>
          <w:outline w:val="0"/>
          <w:color w:val="000000"/>
          <w:sz w:val="22"/>
          <w:szCs w:val="22"/>
          <w:u w:color="000000"/>
          <w:rtl w:val="0"/>
          <w:lang w:val="en-US"/>
          <w14:textFill>
            <w14:solidFill>
              <w14:srgbClr w14:val="000000"/>
            </w14:solidFill>
          </w14:textFill>
        </w:rPr>
        <w:t>“</w:t>
      </w:r>
      <w:r>
        <w:rPr>
          <w:b w:val="0"/>
          <w:bCs w:val="0"/>
          <w:outline w:val="0"/>
          <w:color w:val="000000"/>
          <w:sz w:val="22"/>
          <w:szCs w:val="22"/>
          <w:u w:color="000000"/>
          <w:rtl w:val="0"/>
          <w:lang w:val="en-US"/>
          <w14:textFill>
            <w14:solidFill>
              <w14:srgbClr w14:val="000000"/>
            </w14:solidFill>
          </w14:textFill>
        </w:rPr>
        <w:t>clock set</w:t>
      </w:r>
      <w:r>
        <w:rPr>
          <w:b w:val="0"/>
          <w:bCs w:val="0"/>
          <w:outline w:val="0"/>
          <w:color w:val="000000"/>
          <w:sz w:val="22"/>
          <w:szCs w:val="22"/>
          <w:u w:color="000000"/>
          <w:rtl w:val="0"/>
          <w:lang w:val="en-US"/>
          <w14:textFill>
            <w14:solidFill>
              <w14:srgbClr w14:val="000000"/>
            </w14:solidFill>
          </w14:textFill>
        </w:rPr>
        <w:t xml:space="preserve">” </w:t>
      </w:r>
      <w:r>
        <w:rPr>
          <w:b w:val="0"/>
          <w:bCs w:val="0"/>
          <w:outline w:val="0"/>
          <w:color w:val="000000"/>
          <w:sz w:val="22"/>
          <w:szCs w:val="22"/>
          <w:u w:color="000000"/>
          <w:rtl w:val="0"/>
          <w:lang w:val="en-US"/>
          <w14:textFill>
            <w14:solidFill>
              <w14:srgbClr w14:val="000000"/>
            </w14:solidFill>
          </w14:textFill>
        </w:rPr>
        <w:t>command is used to set the time on the device.</w:t>
      </w:r>
    </w:p>
    <w:p>
      <w:pPr>
        <w:pStyle w:val="List Paragraph"/>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Switch# </w:t>
      </w:r>
      <w:r>
        <w:rPr>
          <w:b w:val="1"/>
          <w:bCs w:val="1"/>
          <w:outline w:val="0"/>
          <w:color w:val="0070c0"/>
          <w:sz w:val="22"/>
          <w:szCs w:val="22"/>
          <w:u w:color="0070c0"/>
          <w:rtl w:val="0"/>
          <w:lang w:val="en-US"/>
          <w14:textFill>
            <w14:solidFill>
              <w14:srgbClr w14:val="0070C0"/>
            </w14:solidFill>
          </w14:textFill>
        </w:rPr>
        <w:t xml:space="preserve">clock set </w:t>
      </w:r>
      <w:r>
        <w:rPr>
          <w:b w:val="1"/>
          <w:bCs w:val="1"/>
          <w:outline w:val="0"/>
          <w:color w:val="262626"/>
          <w:sz w:val="22"/>
          <w:szCs w:val="22"/>
          <w:u w:color="262626"/>
          <w:rtl w:val="0"/>
          <w:lang w:val="en-US"/>
          <w14:textFill>
            <w14:solidFill>
              <w14:srgbClr w14:val="262626"/>
            </w14:solidFill>
          </w14:textFill>
        </w:rPr>
        <w:t>&lt;</w:t>
      </w:r>
      <w:r>
        <w:rPr>
          <w:b w:val="1"/>
          <w:bCs w:val="1"/>
          <w:outline w:val="0"/>
          <w:color w:val="ff0000"/>
          <w:sz w:val="22"/>
          <w:szCs w:val="22"/>
          <w:u w:color="ff0000"/>
          <w:rtl w:val="0"/>
          <w:lang w:val="en-US"/>
          <w14:textFill>
            <w14:solidFill>
              <w14:srgbClr w14:val="FF0000"/>
            </w14:solidFill>
          </w14:textFill>
        </w:rPr>
        <w:t>time in hh:mm:ss</w:t>
      </w:r>
      <w:r>
        <w:rPr>
          <w:b w:val="1"/>
          <w:bCs w:val="1"/>
          <w:outline w:val="0"/>
          <w:color w:val="262626"/>
          <w:sz w:val="22"/>
          <w:szCs w:val="22"/>
          <w:u w:color="262626"/>
          <w:rtl w:val="0"/>
          <w:lang w:val="en-US"/>
          <w14:textFill>
            <w14:solidFill>
              <w14:srgbClr w14:val="262626"/>
            </w14:solidFill>
          </w14:textFill>
        </w:rPr>
        <w:t>&gt; &lt;</w:t>
      </w:r>
      <w:r>
        <w:rPr>
          <w:b w:val="1"/>
          <w:bCs w:val="1"/>
          <w:outline w:val="0"/>
          <w:color w:val="ff0000"/>
          <w:sz w:val="22"/>
          <w:szCs w:val="22"/>
          <w:u w:color="ff0000"/>
          <w:rtl w:val="0"/>
          <w:lang w:val="en-US"/>
          <w14:textFill>
            <w14:solidFill>
              <w14:srgbClr w14:val="FF0000"/>
            </w14:solidFill>
          </w14:textFill>
        </w:rPr>
        <w:t>1-31 Day of the month</w:t>
      </w:r>
      <w:r>
        <w:rPr>
          <w:b w:val="1"/>
          <w:bCs w:val="1"/>
          <w:outline w:val="0"/>
          <w:color w:val="262626"/>
          <w:sz w:val="22"/>
          <w:szCs w:val="22"/>
          <w:u w:color="262626"/>
          <w:rtl w:val="0"/>
          <w:lang w:val="en-US"/>
          <w14:textFill>
            <w14:solidFill>
              <w14:srgbClr w14:val="262626"/>
            </w14:solidFill>
          </w14:textFill>
        </w:rPr>
        <w:t>&gt; &lt;</w:t>
      </w:r>
      <w:r>
        <w:rPr>
          <w:b w:val="1"/>
          <w:bCs w:val="1"/>
          <w:outline w:val="0"/>
          <w:color w:val="ff0000"/>
          <w:sz w:val="22"/>
          <w:szCs w:val="22"/>
          <w:u w:color="ff0000"/>
          <w:rtl w:val="0"/>
          <w:lang w:val="en-US"/>
          <w14:textFill>
            <w14:solidFill>
              <w14:srgbClr w14:val="FF0000"/>
            </w14:solidFill>
          </w14:textFill>
        </w:rPr>
        <w:t>month</w:t>
      </w:r>
      <w:r>
        <w:rPr>
          <w:b w:val="1"/>
          <w:bCs w:val="1"/>
          <w:outline w:val="0"/>
          <w:color w:val="262626"/>
          <w:sz w:val="22"/>
          <w:szCs w:val="22"/>
          <w:u w:color="262626"/>
          <w:rtl w:val="0"/>
          <w:lang w:val="en-US"/>
          <w14:textFill>
            <w14:solidFill>
              <w14:srgbClr w14:val="262626"/>
            </w14:solidFill>
          </w14:textFill>
        </w:rPr>
        <w:t>&gt; &lt;</w:t>
      </w:r>
      <w:r>
        <w:rPr>
          <w:b w:val="1"/>
          <w:bCs w:val="1"/>
          <w:outline w:val="0"/>
          <w:color w:val="ff0000"/>
          <w:sz w:val="22"/>
          <w:szCs w:val="22"/>
          <w:u w:color="ff0000"/>
          <w:rtl w:val="0"/>
          <w:lang w:val="en-US"/>
          <w14:textFill>
            <w14:solidFill>
              <w14:srgbClr w14:val="FF0000"/>
            </w14:solidFill>
          </w14:textFill>
        </w:rPr>
        <w:t>year</w:t>
      </w:r>
      <w:r>
        <w:rPr>
          <w:b w:val="1"/>
          <w:bCs w:val="1"/>
          <w:outline w:val="0"/>
          <w:color w:val="262626"/>
          <w:sz w:val="22"/>
          <w:szCs w:val="22"/>
          <w:u w:color="262626"/>
          <w:rtl w:val="0"/>
          <w:lang w:val="en-US"/>
          <w14:textFill>
            <w14:solidFill>
              <w14:srgbClr w14:val="262626"/>
            </w14:solidFill>
          </w14:textFill>
        </w:rPr>
        <w:t>&gt;</w:t>
      </w:r>
    </w:p>
    <w:p>
      <w:pPr>
        <w:pStyle w:val="Body"/>
        <w:tabs>
          <w:tab w:val="left" w:pos="709"/>
        </w:tabs>
        <w:spacing w:before="0" w:after="0" w:line="236" w:lineRule="auto"/>
        <w:ind w:right="200"/>
        <w:rPr>
          <w:b w:val="1"/>
          <w:bCs w:val="1"/>
          <w:outline w:val="0"/>
          <w:color w:val="262626"/>
          <w:sz w:val="24"/>
          <w:szCs w:val="24"/>
          <w:u w:color="262626"/>
          <w14:textFill>
            <w14:solidFill>
              <w14:srgbClr w14:val="262626"/>
            </w14:solidFill>
          </w14:textFill>
        </w:rPr>
      </w:pPr>
    </w:p>
    <w:p>
      <w:pPr>
        <w:pStyle w:val="Body"/>
        <w:tabs>
          <w:tab w:val="left" w:pos="709"/>
        </w:tabs>
        <w:spacing w:before="0" w:after="0" w:line="236" w:lineRule="auto"/>
        <w:ind w:right="200"/>
        <w:rPr>
          <w:b w:val="1"/>
          <w:bCs w:val="1"/>
          <w:outline w:val="0"/>
          <w:color w:val="262626"/>
          <w:sz w:val="18"/>
          <w:szCs w:val="18"/>
          <w:u w:color="262626"/>
          <w14:textFill>
            <w14:solidFill>
              <w14:srgbClr w14:val="262626"/>
            </w14:solidFill>
          </w14:textFill>
        </w:rPr>
      </w:pPr>
    </w:p>
    <w:p>
      <w:pPr>
        <w:pStyle w:val="Heading 2"/>
      </w:pPr>
      <w:bookmarkStart w:name="_Toc13" w:id="15"/>
      <w:r>
        <w:rPr>
          <w:rFonts w:cs="Arial Unicode MS" w:eastAsia="Arial Unicode MS"/>
          <w:rtl w:val="0"/>
          <w:lang w:val="en-US"/>
        </w:rPr>
        <w:t>Step 5: Introduction to the Global Configuration Mode</w:t>
      </w:r>
      <w:bookmarkEnd w:id="15"/>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The Global Configuration mode </w:t>
      </w:r>
      <w:r>
        <w:rPr>
          <w:b w:val="1"/>
          <w:bCs w:val="1"/>
          <w:outline w:val="0"/>
          <w:color w:val="262626"/>
          <w:sz w:val="22"/>
          <w:szCs w:val="22"/>
          <w:u w:color="262626"/>
          <w:rtl w:val="0"/>
          <w:lang w:val="it-IT"/>
          <w14:textFill>
            <w14:solidFill>
              <w14:srgbClr w14:val="262626"/>
            </w14:solidFill>
          </w14:textFill>
        </w:rPr>
        <w:t>(config)#</w:t>
      </w:r>
      <w:r>
        <w:rPr>
          <w:outline w:val="0"/>
          <w:color w:val="262626"/>
          <w:sz w:val="22"/>
          <w:szCs w:val="22"/>
          <w:u w:color="262626"/>
          <w:rtl w:val="0"/>
          <w:lang w:val="en-US"/>
          <w14:textFill>
            <w14:solidFill>
              <w14:srgbClr w14:val="262626"/>
            </w14:solidFill>
          </w14:textFill>
        </w:rPr>
        <w:t xml:space="preserve"> allows the user to modify the running system configuration. This is where most of the configuration is performed.</w:t>
      </w:r>
    </w:p>
    <w:p>
      <w:pPr>
        <w:pStyle w:val="List Paragraph"/>
        <w:numPr>
          <w:ilvl w:val="0"/>
          <w:numId w:val="33"/>
        </w:numPr>
        <w:bidi w:val="0"/>
        <w:ind w:right="0"/>
        <w:jc w:val="left"/>
        <w:rPr>
          <w:outline w:val="0"/>
          <w:color w:val="262626"/>
          <w:sz w:val="22"/>
          <w:szCs w:val="22"/>
          <w:rtl w:val="0"/>
          <w:lang w:val="en-US"/>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Switch# </w:t>
      </w:r>
      <w:r>
        <w:rPr>
          <w:b w:val="1"/>
          <w:bCs w:val="1"/>
          <w:outline w:val="0"/>
          <w:color w:val="0070c0"/>
          <w:sz w:val="22"/>
          <w:szCs w:val="22"/>
          <w:u w:color="0070c0"/>
          <w:rtl w:val="0"/>
          <w:lang w:val="en-US"/>
          <w14:textFill>
            <w14:solidFill>
              <w14:srgbClr w14:val="0070C0"/>
            </w14:solidFill>
          </w14:textFill>
        </w:rPr>
        <w:t xml:space="preserve">conf </w:t>
      </w:r>
      <w:r>
        <w:rPr>
          <w:outline w:val="0"/>
          <w:color w:val="262626"/>
          <w:sz w:val="22"/>
          <w:szCs w:val="22"/>
          <w:u w:color="262626"/>
          <w:rtl w:val="0"/>
          <w:lang w:val="en-US"/>
          <w14:textFill>
            <w14:solidFill>
              <w14:srgbClr w14:val="262626"/>
            </w14:solidFill>
          </w14:textFill>
        </w:rPr>
        <w:t>&lt;Tab key&gt;</w:t>
      </w:r>
      <w:r>
        <w:rPr>
          <w:outline w:val="0"/>
          <w:color w:val="262626"/>
          <w:sz w:val="22"/>
          <w:szCs w:val="22"/>
          <w:u w:color="262626"/>
          <w:rtl w:val="0"/>
          <w:lang w:val="en-US"/>
          <w14:textFill>
            <w14:solidFill>
              <w14:srgbClr w14:val="262626"/>
            </w14:solidFill>
          </w14:textFill>
        </w:rPr>
        <w:t xml:space="preserve"> this code gives me the access for the configuration for end devices like router and switches like we can set the password and change host name and soo. </w:t>
      </w:r>
    </w:p>
    <w:p>
      <w:pPr>
        <w:pStyle w:val="Body"/>
        <w:numPr>
          <w:ilvl w:val="0"/>
          <w:numId w:val="34"/>
        </w:numPr>
        <w:rPr>
          <w:sz w:val="22"/>
          <w:szCs w:val="22"/>
          <w:lang w:val="en-US"/>
        </w:rPr>
      </w:pPr>
      <w:del w:id="16" w:date="2025-10-22T20:32:14Z" w:author="tirth patel">
        <w:r>
          <w:rPr>
            <w:outline w:val="0"/>
            <w:color w:val="262626"/>
            <w:sz w:val="22"/>
            <w:szCs w:val="22"/>
            <w:u w:color="262626"/>
            <w:rtl w:val="0"/>
            <w:lang w:val="en-US"/>
            <w14:textFill>
              <w14:solidFill>
                <w14:srgbClr w14:val="262626"/>
              </w14:solidFill>
            </w14:textFill>
          </w:rPr>
          <w:delText xml:space="preserve">What does </w:delText>
        </w:r>
      </w:del>
      <w:del w:id="17" w:date="2025-10-22T20:32:14Z" w:author="tirth patel">
        <w:r>
          <w:rPr>
            <w:outline w:val="0"/>
            <w:color w:val="262626"/>
            <w:sz w:val="22"/>
            <w:szCs w:val="22"/>
            <w:u w:color="262626"/>
            <w:rtl w:val="1"/>
            <w:lang w:val="ar-SA" w:bidi="ar-SA"/>
            <w14:textFill>
              <w14:solidFill>
                <w14:srgbClr w14:val="262626"/>
              </w14:solidFill>
            </w14:textFill>
          </w:rPr>
          <w:delText>“</w:delText>
        </w:r>
      </w:del>
      <w:del w:id="18" w:date="2025-10-22T20:32:14Z" w:author="tirth patel">
        <w:r>
          <w:rPr>
            <w:outline w:val="0"/>
            <w:color w:val="262626"/>
            <w:sz w:val="22"/>
            <w:szCs w:val="22"/>
            <w:u w:color="262626"/>
            <w:rtl w:val="0"/>
            <w:lang w:val="it-IT"/>
            <w14:textFill>
              <w14:solidFill>
                <w14:srgbClr w14:val="262626"/>
              </w14:solidFill>
            </w14:textFill>
          </w:rPr>
          <w:delText>conf</w:delText>
        </w:r>
      </w:del>
      <w:del w:id="19" w:date="2025-10-22T20:32:14Z" w:author="tirth patel">
        <w:r>
          <w:rPr>
            <w:outline w:val="0"/>
            <w:color w:val="262626"/>
            <w:sz w:val="22"/>
            <w:szCs w:val="22"/>
            <w:u w:color="262626"/>
            <w:rtl w:val="0"/>
            <w14:textFill>
              <w14:solidFill>
                <w14:srgbClr w14:val="262626"/>
              </w14:solidFill>
            </w14:textFill>
          </w:rPr>
          <w:delText xml:space="preserve">” </w:delText>
        </w:r>
      </w:del>
      <w:del w:id="20" w:date="2025-10-22T20:32:14Z" w:author="tirth patel">
        <w:r>
          <w:rPr>
            <w:outline w:val="0"/>
            <w:color w:val="262626"/>
            <w:sz w:val="22"/>
            <w:szCs w:val="22"/>
            <w:u w:color="262626"/>
            <w:rtl w:val="0"/>
            <w:lang w:val="en-US"/>
            <w14:textFill>
              <w14:solidFill>
                <w14:srgbClr w14:val="262626"/>
              </w14:solidFill>
            </w14:textFill>
          </w:rPr>
          <w:delText>followed by the Tab key at the Privileged-Exec mode do? Conf followed by configure after entering the command i get Terminal, memory, or network,</w:delText>
        </w:r>
      </w:del>
      <w:r>
        <w:rPr>
          <w:outline w:val="0"/>
          <w:color w:val="262626"/>
          <w:sz w:val="22"/>
          <w:szCs w:val="22"/>
          <w:u w:color="262626"/>
          <w:rtl w:val="0"/>
          <w14:textFill>
            <w14:solidFill>
              <w14:srgbClr w14:val="262626"/>
            </w14:solidFill>
          </w14:textFill>
        </w:rPr>
        <w:t xml:space="preserve"> </w:t>
      </w:r>
    </w:p>
    <w:p>
      <w:pPr>
        <w:pStyle w:val="Body"/>
        <w:pBdr>
          <w:top w:val="nil"/>
          <w:left w:val="nil"/>
          <w:bottom w:val="single" w:color="000000" w:sz="12" w:space="0" w:shadow="0" w:frame="0"/>
          <w:right w:val="nil"/>
        </w:pBdr>
        <w:tabs>
          <w:tab w:val="left" w:pos="709"/>
        </w:tabs>
        <w:ind w:left="720" w:firstLine="0"/>
        <w:rPr>
          <w:outline w:val="0"/>
          <w:color w:val="262626"/>
          <w:sz w:val="22"/>
          <w:szCs w:val="22"/>
          <w:u w:color="262626"/>
          <w14:textFill>
            <w14:solidFill>
              <w14:srgbClr w14:val="262626"/>
            </w14:solidFill>
          </w14:textFill>
        </w:rPr>
      </w:pPr>
    </w:p>
    <w:p>
      <w:pPr>
        <w:pStyle w:val="List Paragraph"/>
        <w:numPr>
          <w:ilvl w:val="0"/>
          <w:numId w:val="33"/>
        </w:numPr>
        <w:bidi w:val="0"/>
        <w:ind w:right="0"/>
        <w:jc w:val="left"/>
        <w:rPr>
          <w:sz w:val="22"/>
          <w:szCs w:val="22"/>
          <w:rtl w:val="0"/>
          <w:lang w:val="en-US"/>
        </w:rPr>
      </w:pPr>
      <w:r>
        <w:rPr>
          <w:outline w:val="0"/>
          <w:color w:val="262626"/>
          <w:sz w:val="22"/>
          <w:szCs w:val="22"/>
          <w:u w:color="262626"/>
          <w:rtl w:val="0"/>
          <w:lang w:val="en-US"/>
          <w14:textFill>
            <w14:solidFill>
              <w14:srgbClr w14:val="262626"/>
            </w14:solidFill>
          </w14:textFill>
        </w:rPr>
        <w:t>Command used to go from the Privileged-Exec mode to the Global Configuration mode:</w:t>
      </w:r>
    </w:p>
    <w:p>
      <w:pPr>
        <w:pStyle w:val="List Paragraph"/>
        <w:tabs>
          <w:tab w:val="left" w:pos="709"/>
        </w:tabs>
        <w:rPr>
          <w:outline w:val="0"/>
          <w:color w:val="000000"/>
          <w:sz w:val="22"/>
          <w:szCs w:val="22"/>
          <w:u w:color="000000"/>
          <w14:textFill>
            <w14:solidFill>
              <w14:srgbClr w14:val="000000"/>
            </w14:solidFill>
          </w14:textFill>
        </w:rPr>
      </w:pPr>
      <w:r>
        <w:rPr>
          <w:b w:val="1"/>
          <w:bCs w:val="1"/>
          <w:outline w:val="0"/>
          <w:color w:val="262626"/>
          <w:sz w:val="22"/>
          <w:szCs w:val="22"/>
          <w:u w:color="262626"/>
          <w:rtl w:val="0"/>
          <w:lang w:val="en-US"/>
          <w14:textFill>
            <w14:solidFill>
              <w14:srgbClr w14:val="262626"/>
            </w14:solidFill>
          </w14:textFill>
        </w:rPr>
        <w:t xml:space="preserve">Switch# </w:t>
      </w:r>
      <w:r>
        <w:rPr>
          <w:b w:val="1"/>
          <w:bCs w:val="1"/>
          <w:outline w:val="0"/>
          <w:color w:val="0070c0"/>
          <w:sz w:val="22"/>
          <w:szCs w:val="22"/>
          <w:u w:color="0070c0"/>
          <w:rtl w:val="0"/>
          <w:lang w:val="en-US"/>
          <w14:textFill>
            <w14:solidFill>
              <w14:srgbClr w14:val="0070C0"/>
            </w14:solidFill>
          </w14:textFill>
        </w:rPr>
        <w:t xml:space="preserve">configure terminal </w:t>
      </w:r>
      <w:r>
        <w:rPr>
          <w:outline w:val="0"/>
          <w:color w:val="000000"/>
          <w:sz w:val="22"/>
          <w:szCs w:val="22"/>
          <w:u w:color="000000"/>
          <w:rtl w:val="0"/>
          <w:lang w:val="en-US"/>
          <w14:textFill>
            <w14:solidFill>
              <w14:srgbClr w14:val="000000"/>
            </w14:solidFill>
          </w14:textFill>
        </w:rPr>
        <w:t>&lt;Enter key&gt;</w:t>
      </w:r>
    </w:p>
    <w:p>
      <w:pPr>
        <w:pStyle w:val="List Paragraph"/>
        <w:tabs>
          <w:tab w:val="left" w:pos="709"/>
        </w:tabs>
        <w:rPr>
          <w:ins w:id="21" w:date="2025-10-22T20:32:43Z" w:author="tirth patel"/>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Switch(config)#</w:t>
      </w:r>
    </w:p>
    <w:p>
      <w:pPr>
        <w:pStyle w:val="List Paragraph"/>
        <w:tabs>
          <w:tab w:val="left" w:pos="709"/>
        </w:tabs>
        <w:rPr>
          <w:b w:val="1"/>
          <w:bCs w:val="1"/>
          <w:outline w:val="0"/>
          <w:color w:val="262626"/>
          <w:sz w:val="22"/>
          <w:szCs w:val="22"/>
          <w:u w:color="262626"/>
          <w14:textFill>
            <w14:solidFill>
              <w14:srgbClr w14:val="262626"/>
            </w14:solidFill>
          </w14:textFill>
        </w:rPr>
      </w:pPr>
    </w:p>
    <w:p>
      <w:pPr>
        <w:pStyle w:val="List Paragraph"/>
        <w:tabs>
          <w:tab w:val="left" w:pos="709"/>
        </w:tabs>
        <w:rPr>
          <w:b w:val="1"/>
          <w:bCs w:val="1"/>
          <w:outline w:val="0"/>
          <w:color w:val="262626"/>
          <w:sz w:val="22"/>
          <w:szCs w:val="22"/>
          <w:u w:color="262626"/>
          <w14:textFill>
            <w14:solidFill>
              <w14:srgbClr w14:val="262626"/>
            </w14:solidFill>
          </w14:textFill>
        </w:rPr>
      </w:pPr>
    </w:p>
    <w:p>
      <w:pPr>
        <w:pStyle w:val="List Paragraph"/>
        <w:tabs>
          <w:tab w:val="left" w:pos="709"/>
        </w:tabs>
        <w:rPr>
          <w:b w:val="1"/>
          <w:bCs w:val="1"/>
          <w:outline w:val="0"/>
          <w:color w:val="262626"/>
          <w:sz w:val="22"/>
          <w:szCs w:val="22"/>
          <w:u w:color="262626"/>
          <w14:textFill>
            <w14:solidFill>
              <w14:srgbClr w14:val="262626"/>
            </w14:solidFill>
          </w14:textFill>
        </w:rPr>
      </w:pPr>
    </w:p>
    <w:p>
      <w:pPr>
        <w:pStyle w:val="List Paragraph"/>
        <w:numPr>
          <w:ilvl w:val="0"/>
          <w:numId w:val="33"/>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Command used to set the name of the network device:</w:t>
      </w:r>
    </w:p>
    <w:p>
      <w:pPr>
        <w:pStyle w:val="List Paragraph"/>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(config)# </w:t>
      </w:r>
      <w:r>
        <w:rPr>
          <w:b w:val="1"/>
          <w:bCs w:val="1"/>
          <w:outline w:val="0"/>
          <w:color w:val="0070c0"/>
          <w:sz w:val="22"/>
          <w:szCs w:val="22"/>
          <w:u w:color="0070c0"/>
          <w:rtl w:val="0"/>
          <w:lang w:val="en-US"/>
          <w14:textFill>
            <w14:solidFill>
              <w14:srgbClr w14:val="0070C0"/>
            </w14:solidFill>
          </w14:textFill>
        </w:rPr>
        <w:t xml:space="preserve">hostname </w:t>
      </w:r>
      <w:r>
        <w:rPr>
          <w:b w:val="1"/>
          <w:bCs w:val="1"/>
          <w:outline w:val="0"/>
          <w:color w:val="262626"/>
          <w:sz w:val="22"/>
          <w:szCs w:val="22"/>
          <w:u w:color="262626"/>
          <w:rtl w:val="0"/>
          <w:lang w:val="en-US"/>
          <w14:textFill>
            <w14:solidFill>
              <w14:srgbClr w14:val="262626"/>
            </w14:solidFill>
          </w14:textFill>
        </w:rPr>
        <w:t>&lt;</w:t>
      </w:r>
      <w:r>
        <w:rPr>
          <w:b w:val="1"/>
          <w:bCs w:val="1"/>
          <w:outline w:val="0"/>
          <w:color w:val="ff0000"/>
          <w:sz w:val="22"/>
          <w:szCs w:val="22"/>
          <w:u w:color="ff0000"/>
          <w:rtl w:val="0"/>
          <w:lang w:val="en-US"/>
          <w14:textFill>
            <w14:solidFill>
              <w14:srgbClr w14:val="FF0000"/>
            </w14:solidFill>
          </w14:textFill>
        </w:rPr>
        <w:t>name of the device</w:t>
      </w:r>
      <w:r>
        <w:rPr>
          <w:b w:val="1"/>
          <w:bCs w:val="1"/>
          <w:outline w:val="0"/>
          <w:color w:val="262626"/>
          <w:sz w:val="22"/>
          <w:szCs w:val="22"/>
          <w:u w:color="262626"/>
          <w:rtl w:val="0"/>
          <w:lang w:val="en-US"/>
          <w14:textFill>
            <w14:solidFill>
              <w14:srgbClr w14:val="262626"/>
            </w14:solidFill>
          </w14:textFill>
        </w:rPr>
        <w:t>&gt;</w:t>
      </w:r>
    </w:p>
    <w:p>
      <w:pPr>
        <w:pStyle w:val="Body"/>
        <w:tabs>
          <w:tab w:val="left" w:pos="709"/>
        </w:tabs>
        <w:rPr>
          <w:outline w:val="0"/>
          <w:color w:val="262626"/>
          <w:sz w:val="22"/>
          <w:szCs w:val="22"/>
          <w:u w:color="262626"/>
          <w14:textFill>
            <w14:solidFill>
              <w14:srgbClr w14:val="262626"/>
            </w14:solidFill>
          </w14:textFill>
        </w:rPr>
      </w:pPr>
    </w:p>
    <w:p>
      <w:pPr>
        <w:pStyle w:val="List Paragraph"/>
        <w:numPr>
          <w:ilvl w:val="0"/>
          <w:numId w:val="33"/>
        </w:numPr>
        <w:bidi w:val="0"/>
        <w:ind w:right="0"/>
        <w:jc w:val="left"/>
        <w:rPr>
          <w:b w:val="1"/>
          <w:bCs w:val="1"/>
          <w:outline w:val="0"/>
          <w:color w:val="262626"/>
          <w:sz w:val="22"/>
          <w:szCs w:val="22"/>
          <w:rtl w:val="0"/>
          <w:lang w:val="en-US"/>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(config)# </w:t>
      </w:r>
      <w:r>
        <w:rPr>
          <w:b w:val="1"/>
          <w:bCs w:val="1"/>
          <w:outline w:val="0"/>
          <w:color w:val="0070c0"/>
          <w:sz w:val="22"/>
          <w:szCs w:val="22"/>
          <w:u w:color="0070c0"/>
          <w:rtl w:val="0"/>
          <w:lang w:val="en-US"/>
          <w14:textFill>
            <w14:solidFill>
              <w14:srgbClr w14:val="0070C0"/>
            </w14:solidFill>
          </w14:textFill>
        </w:rPr>
        <w:t xml:space="preserve">no ip domain-lookup   </w:t>
      </w:r>
      <w:r>
        <w:rPr>
          <w:b w:val="0"/>
          <w:bCs w:val="0"/>
          <w:outline w:val="0"/>
          <w:color w:val="000000"/>
          <w:sz w:val="22"/>
          <w:szCs w:val="22"/>
          <w:u w:color="000000"/>
          <w:rtl w:val="0"/>
          <w:lang w:val="en-US"/>
          <w14:textFill>
            <w14:solidFill>
              <w14:srgbClr w14:val="000000"/>
            </w14:solidFill>
          </w14:textFill>
        </w:rPr>
        <w:t xml:space="preserve">or   </w:t>
      </w:r>
      <w:r>
        <w:rPr>
          <w:b w:val="1"/>
          <w:bCs w:val="1"/>
          <w:outline w:val="0"/>
          <w:color w:val="262626"/>
          <w:sz w:val="22"/>
          <w:szCs w:val="22"/>
          <w:u w:color="262626"/>
          <w:rtl w:val="0"/>
          <w:lang w:val="en-US"/>
          <w14:textFill>
            <w14:solidFill>
              <w14:srgbClr w14:val="262626"/>
            </w14:solidFill>
          </w14:textFill>
        </w:rPr>
        <w:t xml:space="preserve">(config)# </w:t>
      </w:r>
      <w:r>
        <w:rPr>
          <w:b w:val="1"/>
          <w:bCs w:val="1"/>
          <w:outline w:val="0"/>
          <w:color w:val="0070c0"/>
          <w:sz w:val="22"/>
          <w:szCs w:val="22"/>
          <w:u w:color="0070c0"/>
          <w:rtl w:val="0"/>
          <w:lang w:val="en-US"/>
          <w14:textFill>
            <w14:solidFill>
              <w14:srgbClr w14:val="0070C0"/>
            </w14:solidFill>
          </w14:textFill>
        </w:rPr>
        <w:t>no ip domain lookup</w:t>
      </w:r>
    </w:p>
    <w:p>
      <w:pPr>
        <w:pStyle w:val="List Paragraph"/>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A Global configuration command that disables DNS lookups on a device. DNS Lookup happens automatically if the user mis-spell a command. This lookup freezes the screen for a few seconds and prevents the user from typing for that duration.</w:t>
      </w:r>
    </w:p>
    <w:p>
      <w:pPr>
        <w:pStyle w:val="Body"/>
        <w:tabs>
          <w:tab w:val="left" w:pos="709"/>
        </w:tabs>
        <w:rPr>
          <w:outline w:val="0"/>
          <w:color w:val="262626"/>
          <w:sz w:val="22"/>
          <w:szCs w:val="22"/>
          <w:u w:val="single" w:color="262626"/>
          <w14:textFill>
            <w14:solidFill>
              <w14:srgbClr w14:val="262626"/>
            </w14:solidFill>
          </w14:textFill>
        </w:rPr>
      </w:pPr>
      <w:r>
        <w:drawing xmlns:a="http://schemas.openxmlformats.org/drawingml/2006/main">
          <wp:inline distT="0" distB="0" distL="0" distR="0">
            <wp:extent cx="5448300" cy="431355"/>
            <wp:effectExtent l="0" t="0" r="0" b="0"/>
            <wp:docPr id="1073741838" name="officeArt object" descr="Picture 2"/>
            <wp:cNvGraphicFramePr/>
            <a:graphic xmlns:a="http://schemas.openxmlformats.org/drawingml/2006/main">
              <a:graphicData uri="http://schemas.openxmlformats.org/drawingml/2006/picture">
                <pic:pic xmlns:pic="http://schemas.openxmlformats.org/drawingml/2006/picture">
                  <pic:nvPicPr>
                    <pic:cNvPr id="1073741838" name="Picture 2" descr="Picture 2"/>
                    <pic:cNvPicPr>
                      <a:picLocks noChangeAspect="1"/>
                    </pic:cNvPicPr>
                  </pic:nvPicPr>
                  <pic:blipFill>
                    <a:blip r:embed="rId17">
                      <a:extLst/>
                    </a:blip>
                    <a:stretch>
                      <a:fillRect/>
                    </a:stretch>
                  </pic:blipFill>
                  <pic:spPr>
                    <a:xfrm>
                      <a:off x="0" y="0"/>
                      <a:ext cx="5448300" cy="431355"/>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Heading 2"/>
        <w:rPr>
          <w:sz w:val="22"/>
          <w:szCs w:val="22"/>
        </w:rPr>
      </w:pPr>
      <w:bookmarkStart w:name="_Toc14" w:id="22"/>
      <w:r>
        <w:rPr>
          <w:rFonts w:cs="Arial Unicode MS" w:eastAsia="Arial Unicode MS"/>
          <w:rtl w:val="0"/>
          <w:lang w:val="en-US"/>
        </w:rPr>
        <w:t>Step 6: Introduction to the Line Mode (Sub-Configuration)</w:t>
      </w:r>
      <w:r>
        <w:rPr>
          <w:rFonts w:cs="Arial Unicode MS" w:eastAsia="Arial Unicode MS"/>
          <w:sz w:val="22"/>
          <w:szCs w:val="22"/>
          <w:rtl w:val="0"/>
        </w:rPr>
        <w:t xml:space="preserve"> </w:t>
      </w:r>
      <w:bookmarkEnd w:id="22"/>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The Line mode is used for configuration related to the access methods, such as, Console, Telnet and SSH.</w:t>
      </w:r>
    </w:p>
    <w:p>
      <w:pPr>
        <w:pStyle w:val="List Paragraph"/>
        <w:numPr>
          <w:ilvl w:val="0"/>
          <w:numId w:val="33"/>
        </w:numPr>
        <w:bidi w:val="0"/>
        <w:spacing w:before="0" w:after="0" w:line="240" w:lineRule="auto"/>
        <w:ind w:right="0"/>
        <w:jc w:val="left"/>
        <w:rPr>
          <w:b w:val="1"/>
          <w:bCs w:val="1"/>
          <w:outline w:val="0"/>
          <w:color w:val="0d0d0d"/>
          <w:sz w:val="22"/>
          <w:szCs w:val="22"/>
          <w:rtl w:val="0"/>
          <w:lang w:val="en-US"/>
          <w14:textFill>
            <w14:solidFill>
              <w14:srgbClr w14:val="0D0D0D"/>
            </w14:solidFill>
          </w14:textFill>
        </w:rPr>
      </w:pPr>
      <w:r>
        <w:rPr>
          <w:b w:val="1"/>
          <w:bCs w:val="1"/>
          <w:outline w:val="0"/>
          <w:color w:val="0d0d0d"/>
          <w:sz w:val="22"/>
          <w:szCs w:val="22"/>
          <w:u w:color="0d0d0d"/>
          <w:rtl w:val="0"/>
          <w:lang w:val="en-US"/>
          <w14:textFill>
            <w14:solidFill>
              <w14:srgbClr w14:val="0D0D0D"/>
            </w14:solidFill>
          </w14:textFill>
        </w:rPr>
        <w:t xml:space="preserve">(config)# </w:t>
      </w:r>
      <w:r>
        <w:rPr>
          <w:b w:val="1"/>
          <w:bCs w:val="1"/>
          <w:outline w:val="0"/>
          <w:color w:val="0070c0"/>
          <w:sz w:val="22"/>
          <w:szCs w:val="22"/>
          <w:u w:color="0070c0"/>
          <w:rtl w:val="0"/>
          <w:lang w:val="en-US"/>
          <w14:textFill>
            <w14:solidFill>
              <w14:srgbClr w14:val="0070C0"/>
            </w14:solidFill>
          </w14:textFill>
        </w:rPr>
        <w:t xml:space="preserve">line </w:t>
      </w:r>
      <w:r>
        <w:rPr>
          <w:b w:val="1"/>
          <w:bCs w:val="1"/>
          <w:outline w:val="0"/>
          <w:color w:val="002060"/>
          <w:sz w:val="22"/>
          <w:szCs w:val="22"/>
          <w:u w:color="002060"/>
          <w:rtl w:val="0"/>
          <w:lang w:val="en-US"/>
          <w14:textFill>
            <w14:solidFill>
              <w14:srgbClr w14:val="002060"/>
            </w14:solidFill>
          </w14:textFill>
        </w:rPr>
        <w:t>?</w:t>
      </w:r>
    </w:p>
    <w:p>
      <w:pPr>
        <w:pStyle w:val="Body"/>
        <w:tabs>
          <w:tab w:val="left" w:pos="709"/>
        </w:tabs>
        <w:spacing w:before="0" w:after="0" w:line="240" w:lineRule="auto"/>
        <w:ind w:left="368" w:firstLine="0"/>
        <w:rPr>
          <w:b w:val="1"/>
          <w:bCs w:val="1"/>
          <w:outline w:val="0"/>
          <w:color w:val="0d0d0d"/>
          <w:sz w:val="22"/>
          <w:szCs w:val="22"/>
          <w:u w:color="0d0d0d"/>
          <w14:textFill>
            <w14:solidFill>
              <w14:srgbClr w14:val="0D0D0D"/>
            </w14:solidFill>
          </w14:textFill>
        </w:rPr>
      </w:pPr>
    </w:p>
    <w:p>
      <w:pPr>
        <w:pStyle w:val="Body"/>
        <w:tabs>
          <w:tab w:val="left" w:pos="709"/>
        </w:tabs>
        <w:spacing w:before="0" w:after="0" w:line="240" w:lineRule="auto"/>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ab/>
        <w:t xml:space="preserve">Which keywords are displayed if the </w:t>
      </w:r>
      <w:r>
        <w:rPr>
          <w:outline w:val="0"/>
          <w:color w:val="262626"/>
          <w:sz w:val="22"/>
          <w:szCs w:val="22"/>
          <w:u w:color="262626"/>
          <w:rtl w:val="1"/>
          <w:lang w:val="ar-SA" w:bidi="ar-SA"/>
          <w14:textFill>
            <w14:solidFill>
              <w14:srgbClr w14:val="262626"/>
            </w14:solidFill>
          </w14:textFill>
        </w:rPr>
        <w:t>“</w:t>
      </w:r>
      <w:r>
        <w:rPr>
          <w:outline w:val="0"/>
          <w:color w:val="262626"/>
          <w:sz w:val="22"/>
          <w:szCs w:val="22"/>
          <w:u w:color="262626"/>
          <w:rtl w:val="0"/>
          <w14:textFill>
            <w14:solidFill>
              <w14:srgbClr w14:val="262626"/>
            </w14:solidFill>
          </w14:textFill>
        </w:rPr>
        <w:t>line</w:t>
      </w:r>
      <w:r>
        <w:rPr>
          <w:outline w:val="0"/>
          <w:color w:val="262626"/>
          <w:sz w:val="22"/>
          <w:szCs w:val="22"/>
          <w:u w:color="262626"/>
          <w:rtl w:val="0"/>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command is followed by a space and a question mark?</w:t>
      </w:r>
    </w:p>
    <w:p>
      <w:pPr>
        <w:pStyle w:val="Body"/>
        <w:tabs>
          <w:tab w:val="left" w:pos="709"/>
        </w:tabs>
        <w:spacing w:before="0" w:after="0" w:line="240" w:lineRule="auto"/>
        <w:ind w:left="368" w:firstLine="0"/>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I can see &lt;0-16&gt; means first line number </w:t>
      </w:r>
    </w:p>
    <w:p>
      <w:pPr>
        <w:pStyle w:val="Body"/>
        <w:tabs>
          <w:tab w:val="left" w:pos="709"/>
        </w:tabs>
        <w:spacing w:before="0" w:after="0" w:line="240" w:lineRule="auto"/>
        <w:ind w:left="368" w:firstLine="0"/>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Console   primary terminal line</w:t>
      </w:r>
    </w:p>
    <w:p>
      <w:pPr>
        <w:pStyle w:val="Body"/>
        <w:tabs>
          <w:tab w:val="left" w:pos="709"/>
        </w:tabs>
        <w:spacing w:before="0" w:after="0" w:line="240" w:lineRule="auto"/>
        <w:ind w:left="368" w:firstLine="0"/>
        <w:rPr>
          <w:outline w:val="0"/>
          <w:color w:val="000000"/>
          <w:sz w:val="22"/>
          <w:szCs w:val="22"/>
          <w:u w:color="000000"/>
          <w14:textFill>
            <w14:solidFill>
              <w14:srgbClr w14:val="000000"/>
            </w14:solidFill>
          </w14:textFill>
        </w:rPr>
      </w:pPr>
      <w:r>
        <w:rPr>
          <w:outline w:val="0"/>
          <w:color w:val="000000"/>
          <w:sz w:val="22"/>
          <w:szCs w:val="22"/>
          <w:u w:color="000000"/>
          <w:rtl w:val="0"/>
          <w:lang w:val="it-IT"/>
          <w14:textFill>
            <w14:solidFill>
              <w14:srgbClr w14:val="000000"/>
            </w14:solidFill>
          </w14:textFill>
        </w:rPr>
        <w:t>Vty  Virtual terminal.</w:t>
      </w:r>
    </w:p>
    <w:p>
      <w:pPr>
        <w:pStyle w:val="Body"/>
        <w:tabs>
          <w:tab w:val="left" w:pos="709"/>
        </w:tabs>
        <w:spacing w:before="0" w:after="0" w:line="240" w:lineRule="auto"/>
        <w:ind w:left="368" w:firstLine="0"/>
        <w:rPr>
          <w:b w:val="1"/>
          <w:bCs w:val="1"/>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ab/>
        <w:t>_______________________________________________________________________________</w:t>
      </w:r>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14:textFill>
            <w14:solidFill>
              <w14:srgbClr w14:val="262626"/>
            </w14:solidFill>
          </w14:textFill>
        </w:rPr>
        <w:t xml:space="preserve"> </w:t>
      </w:r>
    </w:p>
    <w:p>
      <w:pPr>
        <w:pStyle w:val="List Paragraph"/>
        <w:numPr>
          <w:ilvl w:val="0"/>
          <w:numId w:val="35"/>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The Console line is used for configuration related to the physical access of Cisco equipment.</w:t>
      </w:r>
    </w:p>
    <w:p>
      <w:pPr>
        <w:pStyle w:val="List Paragraph"/>
        <w:tabs>
          <w:tab w:val="left" w:pos="709"/>
        </w:tabs>
        <w:rPr>
          <w:b w:val="1"/>
          <w:bCs w:val="1"/>
          <w:outline w:val="0"/>
          <w:color w:val="0070c0"/>
          <w:sz w:val="22"/>
          <w:szCs w:val="22"/>
          <w:u w:color="0070c0"/>
          <w14:textFill>
            <w14:solidFill>
              <w14:srgbClr w14:val="0070C0"/>
            </w14:solidFill>
          </w14:textFill>
        </w:rPr>
      </w:pPr>
      <w:r>
        <w:rPr>
          <w:b w:val="1"/>
          <w:bCs w:val="1"/>
          <w:outline w:val="0"/>
          <w:color w:val="262626"/>
          <w:sz w:val="22"/>
          <w:szCs w:val="22"/>
          <w:u w:color="262626"/>
          <w:rtl w:val="0"/>
          <w:lang w:val="en-US"/>
          <w14:textFill>
            <w14:solidFill>
              <w14:srgbClr w14:val="262626"/>
            </w14:solidFill>
          </w14:textFill>
        </w:rPr>
        <w:t xml:space="preserve">(config)# </w:t>
      </w:r>
      <w:r>
        <w:rPr>
          <w:b w:val="1"/>
          <w:bCs w:val="1"/>
          <w:outline w:val="0"/>
          <w:color w:val="0070c0"/>
          <w:sz w:val="22"/>
          <w:szCs w:val="22"/>
          <w:u w:color="0070c0"/>
          <w:rtl w:val="0"/>
          <w:lang w:val="en-US"/>
          <w14:textFill>
            <w14:solidFill>
              <w14:srgbClr w14:val="0070C0"/>
            </w14:solidFill>
          </w14:textFill>
        </w:rPr>
        <w:t>line console 0</w:t>
      </w:r>
    </w:p>
    <w:p>
      <w:pPr>
        <w:pStyle w:val="List Paragraph"/>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(config-line)#</w:t>
      </w:r>
    </w:p>
    <w:p>
      <w:pPr>
        <w:pStyle w:val="Body"/>
        <w:tabs>
          <w:tab w:val="left" w:pos="709"/>
        </w:tabs>
        <w:spacing w:before="0" w:after="0" w:line="236" w:lineRule="auto"/>
        <w:ind w:right="200"/>
        <w:rPr>
          <w:b w:val="1"/>
          <w:bCs w:val="1"/>
          <w:outline w:val="0"/>
          <w:color w:val="262626"/>
          <w:sz w:val="24"/>
          <w:szCs w:val="24"/>
          <w:u w:color="262626"/>
          <w14:textFill>
            <w14:solidFill>
              <w14:srgbClr w14:val="262626"/>
            </w14:solidFill>
          </w14:textFill>
        </w:rPr>
      </w:pPr>
    </w:p>
    <w:p>
      <w:pPr>
        <w:pStyle w:val="Body"/>
        <w:tabs>
          <w:tab w:val="left" w:pos="709"/>
        </w:tabs>
        <w:spacing w:before="0" w:after="0" w:line="236" w:lineRule="auto"/>
        <w:ind w:right="200"/>
        <w:rPr>
          <w:b w:val="1"/>
          <w:bCs w:val="1"/>
          <w:outline w:val="0"/>
          <w:color w:val="262626"/>
          <w:sz w:val="24"/>
          <w:szCs w:val="24"/>
          <w:u w:color="262626"/>
          <w14:textFill>
            <w14:solidFill>
              <w14:srgbClr w14:val="262626"/>
            </w14:solidFill>
          </w14:textFill>
        </w:rPr>
      </w:pPr>
    </w:p>
    <w:p>
      <w:pPr>
        <w:pStyle w:val="Heading 2"/>
        <w:rPr>
          <w:sz w:val="22"/>
          <w:szCs w:val="22"/>
        </w:rPr>
      </w:pPr>
      <w:bookmarkStart w:name="_Toc15" w:id="23"/>
      <w:r>
        <w:rPr>
          <w:rFonts w:cs="Arial Unicode MS" w:eastAsia="Arial Unicode MS"/>
          <w:rtl w:val="0"/>
          <w:lang w:val="en-US"/>
        </w:rPr>
        <w:t>Step 7: Navigation through the Cisco CLI</w:t>
      </w:r>
      <w:bookmarkEnd w:id="23"/>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Quick navigation through the CLI modes is essential to efficiently configure and troubleshoot a given scenario within the provided timeline.</w:t>
      </w:r>
    </w:p>
    <w:p>
      <w:pPr>
        <w:pStyle w:val="List Paragraph"/>
        <w:numPr>
          <w:ilvl w:val="0"/>
          <w:numId w:val="37"/>
        </w:numPr>
        <w:bidi w:val="0"/>
        <w:ind w:right="0"/>
        <w:jc w:val="left"/>
        <w:rPr>
          <w:b w:val="1"/>
          <w:bCs w:val="1"/>
          <w:outline w:val="0"/>
          <w:color w:val="262626"/>
          <w:sz w:val="22"/>
          <w:szCs w:val="22"/>
          <w:rtl w:val="0"/>
          <w:lang w:val="en-US"/>
          <w14:textFill>
            <w14:solidFill>
              <w14:srgbClr w14:val="262626"/>
            </w14:solidFill>
          </w14:textFill>
        </w:rPr>
      </w:pPr>
      <w:r>
        <w:rPr>
          <w:b w:val="1"/>
          <w:bCs w:val="1"/>
          <w:outline w:val="0"/>
          <w:color w:val="000000"/>
          <w:sz w:val="22"/>
          <w:szCs w:val="22"/>
          <w:u w:color="000000"/>
          <w:rtl w:val="0"/>
          <w:lang w:val="en-US"/>
          <w14:textFill>
            <w14:solidFill>
              <w14:srgbClr w14:val="000000"/>
            </w14:solidFill>
          </w14:textFill>
        </w:rPr>
        <w:t xml:space="preserve">Exit </w:t>
      </w:r>
      <w:r>
        <w:rPr>
          <w:b w:val="1"/>
          <w:bCs w:val="1"/>
          <w:outline w:val="0"/>
          <w:color w:val="262626"/>
          <w:sz w:val="22"/>
          <w:szCs w:val="22"/>
          <w:u w:color="262626"/>
          <w:rtl w:val="0"/>
          <w:lang w:val="en-US"/>
          <w14:textFill>
            <w14:solidFill>
              <w14:srgbClr w14:val="262626"/>
            </w14:solidFill>
          </w14:textFill>
        </w:rPr>
        <w:t>command</w:t>
      </w:r>
    </w:p>
    <w:p>
      <w:pPr>
        <w:pStyle w:val="List Paragraph"/>
        <w:numPr>
          <w:ilvl w:val="0"/>
          <w:numId w:val="39"/>
        </w:numPr>
        <w:bidi w:val="0"/>
        <w:ind w:right="0"/>
        <w:jc w:val="left"/>
        <w:rPr>
          <w:outline w:val="0"/>
          <w:color w:val="262626"/>
          <w:sz w:val="22"/>
          <w:szCs w:val="22"/>
          <w:rtl w:val="0"/>
          <w:lang w:val="en-US"/>
          <w14:textFill>
            <w14:solidFill>
              <w14:srgbClr w14:val="262626"/>
            </w14:solidFill>
          </w14:textFill>
        </w:rPr>
      </w:pPr>
      <w:r>
        <w:rPr>
          <w:outline w:val="0"/>
          <w:color w:val="000000"/>
          <w:sz w:val="22"/>
          <w:szCs w:val="22"/>
          <w:u w:color="000000"/>
          <w:rtl w:val="0"/>
          <w:lang w:val="en-US"/>
          <w14:textFill>
            <w14:solidFill>
              <w14:srgbClr w14:val="000000"/>
            </w14:solidFill>
          </w14:textFill>
        </w:rPr>
        <w:t>Return from the Sub-Configuration modes to the Global Configuration mode.</w:t>
      </w:r>
    </w:p>
    <w:p>
      <w:pPr>
        <w:pStyle w:val="List Paragraph"/>
        <w:numPr>
          <w:ilvl w:val="0"/>
          <w:numId w:val="39"/>
        </w:numPr>
        <w:bidi w:val="0"/>
        <w:ind w:right="0"/>
        <w:jc w:val="left"/>
        <w:rPr>
          <w:outline w:val="0"/>
          <w:color w:val="262626"/>
          <w:sz w:val="22"/>
          <w:szCs w:val="22"/>
          <w:rtl w:val="0"/>
          <w:lang w:val="en-US"/>
          <w14:textFill>
            <w14:solidFill>
              <w14:srgbClr w14:val="262626"/>
            </w14:solidFill>
          </w14:textFill>
        </w:rPr>
      </w:pPr>
      <w:r>
        <w:rPr>
          <w:outline w:val="0"/>
          <w:color w:val="000000"/>
          <w:sz w:val="22"/>
          <w:szCs w:val="22"/>
          <w:u w:color="000000"/>
          <w:rtl w:val="0"/>
          <w:lang w:val="en-US"/>
          <w14:textFill>
            <w14:solidFill>
              <w14:srgbClr w14:val="000000"/>
            </w14:solidFill>
          </w14:textFill>
        </w:rPr>
        <w:t>Return from the Global Configuration mode to the Privileged-Exec mode.</w:t>
      </w:r>
    </w:p>
    <w:p>
      <w:pPr>
        <w:pStyle w:val="List Paragraph"/>
        <w:numPr>
          <w:ilvl w:val="0"/>
          <w:numId w:val="39"/>
        </w:numPr>
        <w:bidi w:val="0"/>
        <w:ind w:right="0"/>
        <w:jc w:val="left"/>
        <w:rPr>
          <w:outline w:val="0"/>
          <w:color w:val="262626"/>
          <w:sz w:val="22"/>
          <w:szCs w:val="22"/>
          <w:rtl w:val="0"/>
          <w:lang w:val="en-US"/>
          <w14:textFill>
            <w14:solidFill>
              <w14:srgbClr w14:val="262626"/>
            </w14:solidFill>
          </w14:textFill>
        </w:rPr>
      </w:pPr>
      <w:r>
        <w:rPr>
          <w:outline w:val="0"/>
          <w:color w:val="000000"/>
          <w:sz w:val="22"/>
          <w:szCs w:val="22"/>
          <w:u w:color="000000"/>
          <w:rtl w:val="0"/>
          <w:lang w:val="en-US"/>
          <w14:textFill>
            <w14:solidFill>
              <w14:srgbClr w14:val="000000"/>
            </w14:solidFill>
          </w14:textFill>
        </w:rPr>
        <w:t xml:space="preserve">Logout of the Console session from the Privileged-Exec mode. </w:t>
      </w:r>
    </w:p>
    <w:p>
      <w:pPr>
        <w:pStyle w:val="List Paragraph"/>
        <w:tabs>
          <w:tab w:val="left" w:pos="709"/>
        </w:tabs>
        <w:ind w:left="1080" w:firstLine="0"/>
        <w:rPr>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 </w:t>
      </w:r>
    </w:p>
    <w:p>
      <w:pPr>
        <w:pStyle w:val="List Paragraph"/>
        <w:numPr>
          <w:ilvl w:val="0"/>
          <w:numId w:val="37"/>
        </w:numPr>
        <w:bidi w:val="0"/>
        <w:ind w:right="0"/>
        <w:jc w:val="left"/>
        <w:rPr>
          <w:outline w:val="0"/>
          <w:color w:val="262626"/>
          <w:sz w:val="22"/>
          <w:szCs w:val="22"/>
          <w:rtl w:val="0"/>
          <w:lang w:val="en-US"/>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End command or CTRL+Z</w:t>
      </w:r>
    </w:p>
    <w:p>
      <w:pPr>
        <w:pStyle w:val="List Paragraph"/>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Return from the Global Configuration mode and the Sub-Configuration modes to the Privileged-Exec mode directly.</w:t>
      </w:r>
    </w:p>
    <w:p>
      <w:pPr>
        <w:pStyle w:val="Body"/>
        <w:tabs>
          <w:tab w:val="left" w:pos="709"/>
        </w:tabs>
        <w:rPr>
          <w:outline w:val="0"/>
          <w:color w:val="262626"/>
          <w:sz w:val="22"/>
          <w:szCs w:val="22"/>
          <w:u w:val="single" w:color="262626"/>
          <w14:textFill>
            <w14:solidFill>
              <w14:srgbClr w14:val="262626"/>
            </w14:solidFill>
          </w14:textFill>
        </w:rPr>
      </w:pPr>
    </w:p>
    <w:p>
      <w:pPr>
        <w:pStyle w:val="List Paragraph"/>
        <w:numPr>
          <w:ilvl w:val="0"/>
          <w:numId w:val="37"/>
        </w:numPr>
        <w:bidi w:val="0"/>
        <w:ind w:right="0"/>
        <w:jc w:val="left"/>
        <w:rPr>
          <w:b w:val="1"/>
          <w:bCs w:val="1"/>
          <w:outline w:val="0"/>
          <w:color w:val="262626"/>
          <w:sz w:val="22"/>
          <w:szCs w:val="22"/>
          <w:rtl w:val="0"/>
          <w:lang w:val="en-US"/>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CTRL+A</w:t>
      </w:r>
    </w:p>
    <w:p>
      <w:pPr>
        <w:pStyle w:val="List Paragraph"/>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Brings the cursor to the beginning of the command.</w:t>
      </w:r>
    </w:p>
    <w:p>
      <w:pPr>
        <w:pStyle w:val="List Paragraph"/>
        <w:tabs>
          <w:tab w:val="left" w:pos="709"/>
        </w:tabs>
        <w:rPr>
          <w:outline w:val="0"/>
          <w:color w:val="262626"/>
          <w:sz w:val="22"/>
          <w:szCs w:val="22"/>
          <w:u w:color="262626"/>
          <w14:textFill>
            <w14:solidFill>
              <w14:srgbClr w14:val="262626"/>
            </w14:solidFill>
          </w14:textFill>
        </w:rPr>
      </w:pPr>
    </w:p>
    <w:p>
      <w:pPr>
        <w:pStyle w:val="List Paragraph"/>
        <w:numPr>
          <w:ilvl w:val="0"/>
          <w:numId w:val="37"/>
        </w:numPr>
        <w:bidi w:val="0"/>
        <w:ind w:right="0"/>
        <w:jc w:val="left"/>
        <w:rPr>
          <w:b w:val="1"/>
          <w:bCs w:val="1"/>
          <w:outline w:val="0"/>
          <w:color w:val="262626"/>
          <w:sz w:val="22"/>
          <w:szCs w:val="22"/>
          <w:rtl w:val="0"/>
          <w:lang w:val="en-US"/>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CTRL+E</w:t>
      </w:r>
    </w:p>
    <w:p>
      <w:pPr>
        <w:pStyle w:val="List Paragraph"/>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Brings the cursor to the end of the command.</w:t>
      </w:r>
    </w:p>
    <w:p>
      <w:pPr>
        <w:pStyle w:val="List Paragraph"/>
        <w:tabs>
          <w:tab w:val="left" w:pos="709"/>
        </w:tabs>
        <w:rPr>
          <w:outline w:val="0"/>
          <w:color w:val="262626"/>
          <w:sz w:val="22"/>
          <w:szCs w:val="22"/>
          <w:u w:color="262626"/>
          <w14:textFill>
            <w14:solidFill>
              <w14:srgbClr w14:val="262626"/>
            </w14:solidFill>
          </w14:textFill>
        </w:rPr>
      </w:pPr>
    </w:p>
    <w:p>
      <w:pPr>
        <w:pStyle w:val="List Paragraph"/>
        <w:numPr>
          <w:ilvl w:val="0"/>
          <w:numId w:val="37"/>
        </w:numPr>
        <w:bidi w:val="0"/>
        <w:ind w:right="0"/>
        <w:jc w:val="left"/>
        <w:rPr>
          <w:b w:val="1"/>
          <w:bCs w:val="1"/>
          <w:outline w:val="0"/>
          <w:color w:val="262626"/>
          <w:sz w:val="22"/>
          <w:szCs w:val="22"/>
          <w:rtl w:val="0"/>
          <w:lang w:val="en-US"/>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Up/Down arrow key</w:t>
      </w:r>
    </w:p>
    <w:p>
      <w:pPr>
        <w:pStyle w:val="List Paragraph"/>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Allows the user to surf through the commands stored in the command buffer. The command buffer stores the last 10 commands typed in the current session. This is a very useful feature for re-using the commands without having to type them repeatedly.</w:t>
      </w: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Heading 2"/>
      </w:pPr>
      <w:bookmarkStart w:name="_Toc16" w:id="24"/>
      <w:r>
        <w:rPr>
          <w:rFonts w:cs="Arial Unicode MS" w:eastAsia="Arial Unicode MS"/>
          <w:rtl w:val="0"/>
          <w:lang w:val="en-US"/>
        </w:rPr>
        <w:t>Lab Reflection</w:t>
      </w:r>
      <w:bookmarkEnd w:id="24"/>
    </w:p>
    <w:p>
      <w:pPr>
        <w:pStyle w:val="Body"/>
        <w:tabs>
          <w:tab w:val="left" w:pos="709"/>
        </w:tabs>
        <w:spacing w:line="20" w:lineRule="exact"/>
      </w:pPr>
    </w:p>
    <w:p>
      <w:pPr>
        <w:pStyle w:val="Body"/>
        <w:tabs>
          <w:tab w:val="left" w:pos="709"/>
        </w:tabs>
        <w:spacing w:line="272" w:lineRule="auto"/>
        <w:ind w:right="60"/>
        <w:rPr>
          <w:b w:val="1"/>
          <w:bCs w:val="1"/>
          <w:i w:val="1"/>
          <w:i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Answer the questions given below:</w:t>
      </w:r>
      <w:r>
        <w:rPr>
          <w:b w:val="1"/>
          <w:bCs w:val="1"/>
          <w:i w:val="1"/>
          <w:iCs w:val="1"/>
          <w:outline w:val="0"/>
          <w:color w:val="262626"/>
          <w:sz w:val="22"/>
          <w:szCs w:val="22"/>
          <w:u w:color="262626"/>
          <w:rtl w:val="0"/>
          <w14:textFill>
            <w14:solidFill>
              <w14:srgbClr w14:val="262626"/>
            </w14:solidFill>
          </w14:textFill>
        </w:rPr>
        <w:t xml:space="preserve"> </w:t>
      </w:r>
    </w:p>
    <w:p>
      <w:pPr>
        <w:pStyle w:val="List Paragraph"/>
        <w:numPr>
          <w:ilvl w:val="0"/>
          <w:numId w:val="41"/>
        </w:numPr>
        <w:bidi w:val="0"/>
        <w:spacing w:line="272" w:lineRule="auto"/>
        <w:ind w:right="60"/>
        <w:jc w:val="left"/>
        <w:rPr>
          <w:b w:val="1"/>
          <w:bCs w:val="1"/>
          <w:sz w:val="22"/>
          <w:szCs w:val="22"/>
          <w:rtl w:val="0"/>
          <w:lang w:val="en-US"/>
        </w:rPr>
      </w:pPr>
      <w:r>
        <w:rPr>
          <w:b w:val="0"/>
          <w:bCs w:val="0"/>
          <w:sz w:val="22"/>
          <w:szCs w:val="22"/>
          <w:rtl w:val="0"/>
          <w:lang w:val="en-US"/>
        </w:rPr>
        <w:t>What did you learn in this lab?</w:t>
      </w:r>
    </w:p>
    <w:p>
      <w:pPr>
        <w:pStyle w:val="Body"/>
      </w:pPr>
      <w:r>
        <w:rPr>
          <w:rtl w:val="0"/>
          <w:lang w:val="en-US"/>
        </w:rPr>
        <w:t>The main thing that I learned during this lab is how to navigate the Cisco Command Line Interface (CLI) with the various command modes, keyboard shortcuts, and help commands.</w:t>
      </w:r>
      <w:r>
        <w:rPr>
          <w:outline w:val="0"/>
          <w:color w:val="0a0a0a"/>
          <w:shd w:val="clear" w:color="auto" w:fill="ffffff"/>
          <w:rtl w:val="0"/>
          <w14:textFill>
            <w14:solidFill>
              <w14:srgbClr w14:val="0A0A0A"/>
            </w14:solidFill>
          </w14:textFill>
        </w:rPr>
        <w:t xml:space="preserve"> </w:t>
      </w:r>
      <w:r>
        <w:rPr>
          <w:rtl w:val="0"/>
          <w:lang w:val="en-US"/>
        </w:rPr>
        <w:t>I also had a practice of switching between User EXEC, Privileged EXEC, Global Configuration modes and learned to use context-sensitive help (?), command completion (Tab key) and history navigation (arrow keys).</w:t>
      </w:r>
      <w:r>
        <w:rPr>
          <w:outline w:val="0"/>
          <w:color w:val="0a0a0a"/>
          <w:shd w:val="clear" w:color="auto" w:fill="ffffff"/>
          <w:rtl w:val="0"/>
          <w14:textFill>
            <w14:solidFill>
              <w14:srgbClr w14:val="0A0A0A"/>
            </w14:solidFill>
          </w14:textFill>
        </w:rPr>
        <w:t xml:space="preserve"> </w:t>
      </w:r>
      <w:r>
        <w:rPr>
          <w:rtl w:val="0"/>
          <w:lang w:val="en-US"/>
        </w:rPr>
        <w:t>I also got to know how to set simple device settings like hostname, clock and DNS lookup and also how to access sub-configuration mode such as the Line Configuration mode.</w:t>
      </w:r>
    </w:p>
    <w:p>
      <w:pPr>
        <w:pStyle w:val="List Paragraph"/>
        <w:numPr>
          <w:ilvl w:val="0"/>
          <w:numId w:val="41"/>
        </w:numPr>
        <w:bidi w:val="0"/>
        <w:spacing w:line="272" w:lineRule="auto"/>
        <w:ind w:right="60"/>
        <w:jc w:val="left"/>
        <w:rPr>
          <w:sz w:val="22"/>
          <w:szCs w:val="22"/>
          <w:rtl w:val="0"/>
          <w:lang w:val="en-US"/>
        </w:rPr>
      </w:pPr>
      <w:r>
        <w:rPr>
          <w:sz w:val="22"/>
          <w:szCs w:val="22"/>
          <w:rtl w:val="0"/>
          <w:lang w:val="en-US"/>
        </w:rPr>
        <w:t xml:space="preserve">List the commands covered in this lab with a brief explanation of what they help to achieve? </w:t>
      </w:r>
    </w:p>
    <w:p>
      <w:pPr>
        <w:pStyle w:val="List Paragraph"/>
        <w:tabs>
          <w:tab w:val="left" w:pos="709"/>
        </w:tabs>
        <w:bidi w:val="0"/>
        <w:spacing w:line="272" w:lineRule="auto"/>
        <w:ind w:left="11" w:right="60" w:hanging="11"/>
        <w:jc w:val="left"/>
        <w:rPr>
          <w:sz w:val="22"/>
          <w:szCs w:val="22"/>
          <w:rtl w:val="0"/>
        </w:rPr>
      </w:pPr>
      <w:r>
        <w:rPr>
          <w:sz w:val="22"/>
          <w:szCs w:val="22"/>
          <w:rtl w:val="0"/>
          <w:lang w:val="en-US"/>
        </w:rPr>
        <w:t xml:space="preserve">? - give me available commands or options </w:t>
      </w:r>
    </w:p>
    <w:p>
      <w:pPr>
        <w:pStyle w:val="Default"/>
        <w:suppressAutoHyphens w:val="1"/>
        <w:spacing w:before="0" w:line="240" w:lineRule="auto"/>
        <w:rPr>
          <w:rFonts w:ascii="Times Roman" w:cs="Times Roman" w:hAnsi="Times Roman" w:eastAsia="Times Roman"/>
        </w:rPr>
      </w:pPr>
      <w:r>
        <w:rPr>
          <w:rFonts w:ascii="Times Roman" w:hAnsi="Times Roman"/>
          <w:rtl w:val="0"/>
          <w:lang w:val="fr-FR"/>
        </w:rPr>
        <w:t>&lt;command&gt;?</w:t>
      </w:r>
      <w:r>
        <w:rPr>
          <w:rFonts w:ascii="Times Roman" w:hAnsi="Times Roman"/>
          <w:rtl w:val="0"/>
          <w:lang w:val="en-US"/>
        </w:rPr>
        <w:t xml:space="preserve"> </w:t>
      </w:r>
      <w:r>
        <w:rPr>
          <w:rFonts w:ascii="Times Roman" w:hAnsi="Times Roman"/>
          <w:rtl w:val="0"/>
          <w:lang w:val="en-US"/>
        </w:rPr>
        <w:t>Shows the possible completions or options of a particular command</w:t>
      </w:r>
    </w:p>
    <w:p>
      <w:pPr>
        <w:pStyle w:val="Body"/>
      </w:pPr>
      <w:r>
        <w:rPr>
          <w:rtl w:val="0"/>
          <w:lang w:val="en-US"/>
        </w:rPr>
        <w:t>enable Switches User EXEC mode (Switch&gt;) to Privileged EXEC mode (Switch#)</w:t>
      </w:r>
    </w:p>
    <w:p>
      <w:pPr>
        <w:pStyle w:val="Body"/>
      </w:pPr>
      <w:r>
        <w:rPr>
          <w:rtl w:val="0"/>
        </w:rPr>
        <w:t>clock set hh:mm:ss</w:t>
      </w:r>
      <w:r>
        <w:rPr>
          <w:rtl w:val="0"/>
          <w:lang w:val="en-US"/>
        </w:rPr>
        <w:t xml:space="preserve"> </w:t>
      </w:r>
      <w:r>
        <w:rPr>
          <w:rtl w:val="0"/>
          <w:lang w:val="en-US"/>
        </w:rPr>
        <w:t>rates the time of the system on the device.</w:t>
      </w:r>
    </w:p>
    <w:p>
      <w:pPr>
        <w:pStyle w:val="Body"/>
      </w:pPr>
      <w:r>
        <w:rPr>
          <w:rtl w:val="0"/>
          <w:lang w:val="en-US"/>
        </w:rPr>
        <w:t>configure terminal Transits Privileged EXEC to Global Configuration mode (Switch(config)#)</w:t>
      </w:r>
    </w:p>
    <w:p>
      <w:pPr>
        <w:pStyle w:val="Body"/>
      </w:pPr>
      <w:r>
        <w:rPr>
          <w:rtl w:val="0"/>
          <w:lang w:val="en-US"/>
        </w:rPr>
        <w:t xml:space="preserve">Hostname is to set the unique name for the end device like P C, ROUTER, SWITCH </w:t>
      </w:r>
    </w:p>
    <w:p>
      <w:pPr>
        <w:pStyle w:val="Body"/>
      </w:pPr>
      <w:r>
        <w:rPr>
          <w:rtl w:val="0"/>
          <w:lang w:val="en-US"/>
        </w:rPr>
        <w:t>no ip domain-lookup Turns off DNS lookup to avoid time wastage in typing in the wrong commands.</w:t>
      </w:r>
    </w:p>
    <w:p>
      <w:pPr>
        <w:pStyle w:val="Body"/>
      </w:pPr>
      <w:r>
        <w:rPr>
          <w:outline w:val="0"/>
          <w:color w:val="0a0a0a"/>
          <w:shd w:val="clear" w:color="auto" w:fill="ffffff"/>
          <w:rtl w:val="0"/>
          <w:lang w:val="fr-FR"/>
          <w14:textFill>
            <w14:solidFill>
              <w14:srgbClr w14:val="0A0A0A"/>
            </w14:solidFill>
          </w14:textFill>
        </w:rPr>
        <w:t xml:space="preserve">line ? </w:t>
      </w:r>
      <w:r>
        <w:rPr>
          <w:rtl w:val="0"/>
          <w:lang w:val="en-US"/>
        </w:rPr>
        <w:t>Displays have options of line configuration (console, vty, etc.).</w:t>
      </w:r>
    </w:p>
    <w:p>
      <w:pPr>
        <w:pStyle w:val="Body"/>
      </w:pPr>
      <w:r>
        <w:rPr>
          <w:rtl w:val="0"/>
          <w:lang w:val="en-US"/>
        </w:rPr>
        <w:t>exit Starts moving down a level (e.g. across Line Configuration to Global Configuration).</w:t>
      </w:r>
    </w:p>
    <w:p>
      <w:pPr>
        <w:pStyle w:val="Body"/>
      </w:pPr>
      <w:r>
        <w:rPr>
          <w:rtl w:val="0"/>
          <w:lang w:val="en-US"/>
        </w:rPr>
        <w:t>end or CTRL+Z Goes straight back to Privileged EXEC mode in any configuration mode.</w:t>
      </w:r>
    </w:p>
    <w:p>
      <w:pPr>
        <w:pStyle w:val="List Paragraph"/>
        <w:tabs>
          <w:tab w:val="left" w:pos="709"/>
        </w:tabs>
        <w:spacing w:line="272" w:lineRule="auto"/>
        <w:ind w:right="60"/>
        <w:rPr>
          <w:sz w:val="22"/>
          <w:szCs w:val="22"/>
        </w:rPr>
      </w:pPr>
    </w:p>
    <w:p>
      <w:pPr>
        <w:pStyle w:val="List Paragraph"/>
        <w:numPr>
          <w:ilvl w:val="0"/>
          <w:numId w:val="41"/>
        </w:numPr>
        <w:bidi w:val="0"/>
        <w:spacing w:line="272" w:lineRule="auto"/>
        <w:ind w:right="60"/>
        <w:jc w:val="left"/>
        <w:rPr>
          <w:sz w:val="22"/>
          <w:szCs w:val="22"/>
          <w:rtl w:val="0"/>
          <w:lang w:val="en-US"/>
        </w:rPr>
      </w:pPr>
      <w:r>
        <w:rPr>
          <w:sz w:val="22"/>
          <w:szCs w:val="22"/>
          <w:rtl w:val="0"/>
          <w:lang w:val="en-US"/>
        </w:rPr>
        <w:t>List the three modes covered in this lab in the order that they appear to the user accessing the CLI and provide a brief explanation of what these modes are used for?</w:t>
      </w:r>
    </w:p>
    <w:p>
      <w:pPr>
        <w:pStyle w:val="Body"/>
        <w:tabs>
          <w:tab w:val="left" w:pos="709"/>
        </w:tabs>
        <w:spacing w:line="20" w:lineRule="exact"/>
      </w:pPr>
    </w:p>
    <w:p>
      <w:pPr>
        <w:pStyle w:val="Body"/>
        <w:tabs>
          <w:tab w:val="left" w:pos="709"/>
        </w:tabs>
        <w:spacing w:line="272" w:lineRule="auto"/>
        <w:ind w:right="60"/>
        <w:rPr>
          <w:sz w:val="22"/>
          <w:szCs w:val="22"/>
        </w:rPr>
      </w:pPr>
    </w:p>
    <w:p>
      <w:pPr>
        <w:pStyle w:val="Body"/>
      </w:pPr>
      <w:r>
        <w:rPr>
          <w:rtl w:val="0"/>
          <w:lang w:val="en-US"/>
        </w:rPr>
        <w:t>Mode Immediate Example Intention / Product</w:t>
      </w:r>
    </w:p>
    <w:p>
      <w:pPr>
        <w:pStyle w:val="Body"/>
      </w:pPr>
      <w:r>
        <w:rPr>
          <w:rtl w:val="0"/>
          <w:lang w:val="en-US"/>
        </w:rPr>
        <w:t>User EXEC Mode Switch</w:t>
      </w:r>
    </w:p>
    <w:p>
      <w:pPr>
        <w:pStyle w:val="Body"/>
        <w:rPr>
          <w:outline w:val="0"/>
          <w:color w:val="0a0a0a"/>
          <w:shd w:val="clear" w:color="auto" w:fill="ffffff"/>
          <w14:textFill>
            <w14:solidFill>
              <w14:srgbClr w14:val="0A0A0A"/>
            </w14:solidFill>
          </w14:textFill>
        </w:rPr>
      </w:pPr>
      <w:r>
        <w:rPr>
          <w:rtl w:val="0"/>
          <w:lang w:val="en-US"/>
        </w:rPr>
        <w:t>ideal mode immediately after access to the device.</w:t>
      </w:r>
      <w:r>
        <w:rPr>
          <w:outline w:val="0"/>
          <w:color w:val="0a0a0a"/>
          <w:shd w:val="clear" w:color="auto" w:fill="ffffff"/>
          <w:rtl w:val="0"/>
          <w14:textFill>
            <w14:solidFill>
              <w14:srgbClr w14:val="0A0A0A"/>
            </w14:solidFill>
          </w14:textFill>
        </w:rPr>
        <w:t xml:space="preserve"> </w:t>
      </w:r>
      <w:r>
        <w:rPr>
          <w:rtl w:val="0"/>
          <w:lang w:val="en-US"/>
        </w:rPr>
        <w:t>The simple commands, such as ping, show and managing sessions.</w:t>
      </w:r>
      <w:r>
        <w:rPr>
          <w:outline w:val="0"/>
          <w:color w:val="0a0a0a"/>
          <w:shd w:val="clear" w:color="auto" w:fill="ffffff"/>
          <w:rtl w:val="0"/>
          <w14:textFill>
            <w14:solidFill>
              <w14:srgbClr w14:val="0A0A0A"/>
            </w14:solidFill>
          </w14:textFill>
        </w:rPr>
        <w:t xml:space="preserve"> </w:t>
      </w:r>
      <w:r>
        <w:rPr>
          <w:rtl w:val="0"/>
          <w:lang w:val="en-US"/>
        </w:rPr>
        <w:t>Limited access - is not able to make changes to configuration.</w:t>
      </w:r>
    </w:p>
    <w:p>
      <w:pPr>
        <w:pStyle w:val="Body"/>
        <w:rPr>
          <w:outline w:val="0"/>
          <w:color w:val="0a0a0a"/>
          <w:shd w:val="clear" w:color="auto" w:fill="ffffff"/>
          <w14:textFill>
            <w14:solidFill>
              <w14:srgbClr w14:val="0A0A0A"/>
            </w14:solidFill>
          </w14:textFill>
        </w:rPr>
      </w:pPr>
      <w:r>
        <w:rPr>
          <w:rtl w:val="0"/>
          <w:lang w:val="en-US"/>
        </w:rPr>
        <w:t>Privileged EXEC Mode Switch# This mode grants access to all the monitoring and troubleshooting commands.</w:t>
      </w:r>
      <w:r>
        <w:rPr>
          <w:outline w:val="0"/>
          <w:color w:val="0a0a0a"/>
          <w:shd w:val="clear" w:color="auto" w:fill="ffffff"/>
          <w:rtl w:val="0"/>
          <w14:textFill>
            <w14:solidFill>
              <w14:srgbClr w14:val="0A0A0A"/>
            </w14:solidFill>
          </w14:textFill>
        </w:rPr>
        <w:t xml:space="preserve"> </w:t>
      </w:r>
      <w:r>
        <w:rPr>
          <w:rtl w:val="0"/>
          <w:lang w:val="en-US"/>
        </w:rPr>
        <w:t>Pre-requisite prior to going into configuration modes.</w:t>
      </w:r>
      <w:r>
        <w:rPr>
          <w:outline w:val="0"/>
          <w:color w:val="0a0a0a"/>
          <w:shd w:val="clear" w:color="auto" w:fill="ffffff"/>
          <w:rtl w:val="0"/>
          <w14:textFill>
            <w14:solidFill>
              <w14:srgbClr w14:val="0A0A0A"/>
            </w14:solidFill>
          </w14:textFill>
        </w:rPr>
        <w:t xml:space="preserve"> </w:t>
      </w:r>
      <w:r>
        <w:rPr>
          <w:rtl w:val="0"/>
          <w:lang w:val="en-US"/>
        </w:rPr>
        <w:t>This is done by commands such as show running-config and copy.</w:t>
      </w:r>
    </w:p>
    <w:p>
      <w:pPr>
        <w:pStyle w:val="Body"/>
      </w:pPr>
      <w:r>
        <w:rPr>
          <w:rtl w:val="0"/>
          <w:lang w:val="en-US"/>
        </w:rPr>
        <w:t>Global Configuration Mode Switch(config)# Allows configuration of device on a global basis (i.e. hostname, DNS, interface setup).</w:t>
      </w:r>
      <w:r>
        <w:rPr>
          <w:outline w:val="0"/>
          <w:color w:val="0a0a0a"/>
          <w:shd w:val="clear" w:color="auto" w:fill="ffffff"/>
          <w:rtl w:val="0"/>
          <w14:textFill>
            <w14:solidFill>
              <w14:srgbClr w14:val="0A0A0A"/>
            </w14:solidFill>
          </w14:textFill>
        </w:rPr>
        <w:t xml:space="preserve"> </w:t>
      </w:r>
      <w:r>
        <w:rPr>
          <w:rtl w:val="0"/>
          <w:lang w:val="en-US"/>
        </w:rPr>
        <w:t>Enables the access to sub-configuration modes such as Line, Interface or VLAN configuration.</w:t>
      </w:r>
    </w:p>
    <w:p>
      <w:pPr>
        <w:pStyle w:val="Body"/>
        <w:tabs>
          <w:tab w:val="left" w:pos="709"/>
        </w:tabs>
        <w:spacing w:line="272" w:lineRule="auto"/>
        <w:ind w:right="60"/>
        <w:rPr>
          <w:sz w:val="22"/>
          <w:szCs w:val="22"/>
        </w:rPr>
      </w:pPr>
    </w:p>
    <w:p>
      <w:pPr>
        <w:pStyle w:val="Body"/>
        <w:tabs>
          <w:tab w:val="left" w:pos="709"/>
        </w:tabs>
        <w:spacing w:line="272" w:lineRule="auto"/>
        <w:ind w:right="60"/>
        <w:rPr>
          <w:sz w:val="22"/>
          <w:szCs w:val="22"/>
        </w:rPr>
      </w:pPr>
    </w:p>
    <w:p>
      <w:pPr>
        <w:pStyle w:val="Body"/>
        <w:tabs>
          <w:tab w:val="left" w:pos="709"/>
        </w:tabs>
        <w:spacing w:line="272" w:lineRule="auto"/>
        <w:ind w:right="60"/>
        <w:rPr>
          <w:sz w:val="22"/>
          <w:szCs w:val="22"/>
        </w:rPr>
      </w:pPr>
    </w:p>
    <w:p>
      <w:pPr>
        <w:pStyle w:val="Body"/>
        <w:tabs>
          <w:tab w:val="left" w:pos="709"/>
        </w:tabs>
        <w:spacing w:line="272" w:lineRule="auto"/>
        <w:ind w:right="60"/>
        <w:rPr>
          <w:sz w:val="22"/>
          <w:szCs w:val="22"/>
        </w:rPr>
      </w:pPr>
    </w:p>
    <w:p>
      <w:pPr>
        <w:pStyle w:val="Body"/>
        <w:tabs>
          <w:tab w:val="left" w:pos="709"/>
        </w:tabs>
        <w:spacing w:line="272" w:lineRule="auto"/>
        <w:ind w:right="60"/>
        <w:rPr>
          <w:sz w:val="22"/>
          <w:szCs w:val="22"/>
        </w:rPr>
      </w:pPr>
    </w:p>
    <w:p>
      <w:pPr>
        <w:pStyle w:val="Body"/>
        <w:tabs>
          <w:tab w:val="left" w:pos="709"/>
        </w:tabs>
        <w:spacing w:line="272" w:lineRule="auto"/>
        <w:ind w:right="60"/>
        <w:rPr>
          <w:sz w:val="22"/>
          <w:szCs w:val="22"/>
        </w:rPr>
      </w:pPr>
    </w:p>
    <w:p>
      <w:pPr>
        <w:pStyle w:val="Body"/>
        <w:tabs>
          <w:tab w:val="left" w:pos="709"/>
        </w:tabs>
        <w:spacing w:line="272" w:lineRule="auto"/>
        <w:ind w:right="60"/>
        <w:rPr>
          <w:sz w:val="22"/>
          <w:szCs w:val="22"/>
        </w:rPr>
      </w:pPr>
    </w:p>
    <w:p>
      <w:pPr>
        <w:pStyle w:val="Body"/>
        <w:tabs>
          <w:tab w:val="left" w:pos="709"/>
        </w:tabs>
        <w:spacing w:line="272" w:lineRule="auto"/>
        <w:ind w:right="60"/>
        <w:rPr>
          <w:sz w:val="22"/>
          <w:szCs w:val="22"/>
        </w:rPr>
      </w:pPr>
    </w:p>
    <w:p>
      <w:pPr>
        <w:pStyle w:val="Body"/>
        <w:tabs>
          <w:tab w:val="left" w:pos="709"/>
        </w:tabs>
        <w:spacing w:line="272" w:lineRule="auto"/>
        <w:ind w:right="60"/>
        <w:rPr>
          <w:sz w:val="22"/>
          <w:szCs w:val="22"/>
        </w:rPr>
      </w:pPr>
    </w:p>
    <w:p>
      <w:pPr>
        <w:pStyle w:val="Body"/>
        <w:tabs>
          <w:tab w:val="left" w:pos="709"/>
        </w:tabs>
        <w:spacing w:line="272" w:lineRule="auto"/>
        <w:ind w:right="60"/>
        <w:rPr>
          <w:sz w:val="22"/>
          <w:szCs w:val="22"/>
        </w:rPr>
      </w:pPr>
    </w:p>
    <w:p>
      <w:pPr>
        <w:pStyle w:val="Body"/>
        <w:tabs>
          <w:tab w:val="left" w:pos="709"/>
        </w:tabs>
        <w:spacing w:line="272" w:lineRule="auto"/>
        <w:ind w:right="60"/>
        <w:rPr>
          <w:sz w:val="22"/>
          <w:szCs w:val="22"/>
        </w:rPr>
      </w:pPr>
    </w:p>
    <w:p>
      <w:pPr>
        <w:pStyle w:val="Body"/>
        <w:tabs>
          <w:tab w:val="left" w:pos="709"/>
        </w:tabs>
        <w:spacing w:line="272" w:lineRule="auto"/>
        <w:ind w:right="60"/>
        <w:rPr>
          <w:sz w:val="22"/>
          <w:szCs w:val="22"/>
        </w:rPr>
      </w:pPr>
    </w:p>
    <w:p>
      <w:pPr>
        <w:pStyle w:val="Body"/>
        <w:tabs>
          <w:tab w:val="left" w:pos="709"/>
        </w:tabs>
        <w:spacing w:line="272" w:lineRule="auto"/>
        <w:rPr>
          <w:sz w:val="22"/>
          <w:szCs w:val="22"/>
        </w:rPr>
      </w:pPr>
      <w:r>
        <w:rPr>
          <w:sz w:val="22"/>
          <w:szCs w:val="22"/>
          <w:rtl w:val="0"/>
          <w:lang w:val="en-US"/>
        </w:rPr>
        <w:t>____________________________________________________________________________________________</w:t>
      </w:r>
    </w:p>
    <w:p>
      <w:pPr>
        <w:pStyle w:val="Heading"/>
        <w:rPr>
          <w:sz w:val="28"/>
          <w:szCs w:val="28"/>
        </w:rPr>
      </w:pPr>
      <w:bookmarkStart w:name="_Toc17" w:id="25"/>
      <w:r>
        <w:rPr>
          <w:rFonts w:cs="Arial Unicode MS" w:eastAsia="Arial Unicode MS"/>
          <w:sz w:val="28"/>
          <w:szCs w:val="28"/>
          <w:rtl w:val="0"/>
          <w:lang w:val="en-US"/>
        </w:rPr>
        <w:t>Lab 3 - Securing Administrative Access to the Cisco CLI</w:t>
      </w:r>
      <w:bookmarkEnd w:id="25"/>
    </w:p>
    <w:p>
      <w:pPr>
        <w:pStyle w:val="Body"/>
        <w:tabs>
          <w:tab w:val="left" w:pos="709"/>
        </w:tabs>
      </w:pPr>
    </w:p>
    <w:p>
      <w:pPr>
        <w:pStyle w:val="Heading 2"/>
      </w:pPr>
      <w:bookmarkStart w:name="_Toc18" w:id="26"/>
      <w:r>
        <w:rPr>
          <w:rFonts w:cs="Arial Unicode MS" w:eastAsia="Arial Unicode MS"/>
          <w:rtl w:val="0"/>
        </w:rPr>
        <w:t>Aim</w:t>
      </w:r>
      <w:bookmarkEnd w:id="26"/>
    </w:p>
    <w:p>
      <w:pPr>
        <w:pStyle w:val="Body"/>
        <w:tabs>
          <w:tab w:val="left" w:pos="709"/>
        </w:tabs>
        <w:rPr>
          <w:sz w:val="22"/>
          <w:szCs w:val="22"/>
        </w:rPr>
      </w:pPr>
      <w:r>
        <w:rPr>
          <w:sz w:val="22"/>
          <w:szCs w:val="22"/>
          <w:rtl w:val="0"/>
          <w:lang w:val="en-US"/>
        </w:rPr>
        <w:t>The aim of this lab is to help the learners to demonstrate the ability to secure access to the Cisco CLI.</w:t>
      </w:r>
    </w:p>
    <w:p>
      <w:pPr>
        <w:pStyle w:val="List Paragraph"/>
        <w:tabs>
          <w:tab w:val="left" w:pos="709"/>
        </w:tabs>
        <w:spacing w:line="240" w:lineRule="auto"/>
        <w:rPr>
          <w:sz w:val="2"/>
          <w:szCs w:val="2"/>
        </w:rPr>
      </w:pPr>
    </w:p>
    <w:p>
      <w:pPr>
        <w:pStyle w:val="Heading 2"/>
      </w:pPr>
      <w:bookmarkStart w:name="_Toc19" w:id="27"/>
      <w:r>
        <w:rPr>
          <w:rFonts w:cs="Arial Unicode MS" w:eastAsia="Arial Unicode MS"/>
          <w:rtl w:val="0"/>
        </w:rPr>
        <w:t xml:space="preserve">Tasks to be completed                                                                                                                                                       </w:t>
      </w:r>
      <w:bookmarkEnd w:id="27"/>
    </w:p>
    <w:p>
      <w:pPr>
        <w:pStyle w:val="Body"/>
        <w:tabs>
          <w:tab w:val="left" w:pos="709"/>
        </w:tabs>
        <w:spacing w:line="242" w:lineRule="exact"/>
        <w:rPr>
          <w:b w:val="1"/>
          <w:bCs w:val="1"/>
          <w:sz w:val="24"/>
          <w:szCs w:val="24"/>
        </w:rPr>
      </w:pPr>
      <w:r>
        <w:rPr>
          <w:sz w:val="22"/>
          <w:szCs w:val="22"/>
          <w:rtl w:val="0"/>
          <w:lang w:val="en-US"/>
        </w:rPr>
        <w:t xml:space="preserve">Establish a Console session to a Cisco Switch and follow the steps below to perform the given tasks: </w:t>
      </w:r>
    </w:p>
    <w:p>
      <w:pPr>
        <w:pStyle w:val="List Paragraph"/>
        <w:numPr>
          <w:ilvl w:val="0"/>
          <w:numId w:val="43"/>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Configure the time on the device as 5:15 pm of 3</w:t>
      </w:r>
      <w:r>
        <w:rPr>
          <w:outline w:val="0"/>
          <w:color w:val="262626"/>
          <w:sz w:val="22"/>
          <w:szCs w:val="22"/>
          <w:u w:color="262626"/>
          <w:vertAlign w:val="superscript"/>
          <w:rtl w:val="0"/>
          <w:lang w:val="en-US"/>
          <w14:textFill>
            <w14:solidFill>
              <w14:srgbClr w14:val="262626"/>
            </w14:solidFill>
          </w14:textFill>
        </w:rPr>
        <w:t>rd</w:t>
      </w:r>
      <w:r>
        <w:rPr>
          <w:outline w:val="0"/>
          <w:color w:val="262626"/>
          <w:sz w:val="22"/>
          <w:szCs w:val="22"/>
          <w:u w:color="262626"/>
          <w:rtl w:val="0"/>
          <w:lang w:val="en-US"/>
          <w14:textFill>
            <w14:solidFill>
              <w14:srgbClr w14:val="262626"/>
            </w14:solidFill>
          </w14:textFill>
        </w:rPr>
        <w:t xml:space="preserve"> March 2020.</w:t>
      </w:r>
    </w:p>
    <w:p>
      <w:pPr>
        <w:pStyle w:val="List Paragraph"/>
        <w:numPr>
          <w:ilvl w:val="0"/>
          <w:numId w:val="43"/>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Configure the hostname of the device as WINTEC.</w:t>
      </w:r>
    </w:p>
    <w:p>
      <w:pPr>
        <w:pStyle w:val="List Paragraph"/>
        <w:numPr>
          <w:ilvl w:val="0"/>
          <w:numId w:val="43"/>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Disable DNS Lookups.</w:t>
      </w:r>
    </w:p>
    <w:p>
      <w:pPr>
        <w:pStyle w:val="List Paragraph"/>
        <w:numPr>
          <w:ilvl w:val="0"/>
          <w:numId w:val="43"/>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Configure a Banner message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Unauthorized access is prohibited...!!</w:t>
      </w:r>
      <w:r>
        <w:rPr>
          <w:outline w:val="0"/>
          <w:color w:val="262626"/>
          <w:sz w:val="22"/>
          <w:szCs w:val="22"/>
          <w:u w:color="262626"/>
          <w:rtl w:val="0"/>
          <w:lang w:val="en-US"/>
          <w14:textFill>
            <w14:solidFill>
              <w14:srgbClr w14:val="262626"/>
            </w14:solidFill>
          </w14:textFill>
        </w:rPr>
        <w:t>”</w:t>
      </w:r>
    </w:p>
    <w:p>
      <w:pPr>
        <w:pStyle w:val="List Paragraph"/>
        <w:numPr>
          <w:ilvl w:val="0"/>
          <w:numId w:val="43"/>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Secure access to the Console using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cisco</w:t>
      </w:r>
      <w:r>
        <w:rPr>
          <w:outline w:val="0"/>
          <w:color w:val="262626"/>
          <w:sz w:val="22"/>
          <w:szCs w:val="22"/>
          <w:u w:color="262626"/>
          <w:rtl w:val="0"/>
          <w:lang w:val="en-US"/>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 xml:space="preserve">as the password. </w:t>
      </w:r>
    </w:p>
    <w:p>
      <w:pPr>
        <w:pStyle w:val="List Paragraph"/>
        <w:numPr>
          <w:ilvl w:val="0"/>
          <w:numId w:val="43"/>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Secure access to the Privileged-Exec mode using a MD-5 encrypted password of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cisco12345</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p>
    <w:p>
      <w:pPr>
        <w:pStyle w:val="List Paragraph"/>
        <w:numPr>
          <w:ilvl w:val="0"/>
          <w:numId w:val="43"/>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Verify that the Banner and the Password Security is working. </w:t>
      </w:r>
    </w:p>
    <w:p>
      <w:pPr>
        <w:pStyle w:val="List Paragraph"/>
        <w:tabs>
          <w:tab w:val="left" w:pos="709"/>
        </w:tabs>
        <w:rPr>
          <w:outline w:val="0"/>
          <w:color w:val="262626"/>
          <w:sz w:val="22"/>
          <w:szCs w:val="22"/>
          <w:u w:color="262626"/>
          <w14:textFill>
            <w14:solidFill>
              <w14:srgbClr w14:val="262626"/>
            </w14:solidFill>
          </w14:textFill>
        </w:rPr>
      </w:pPr>
    </w:p>
    <w:p>
      <w:pPr>
        <w:pStyle w:val="Heading 2"/>
      </w:pPr>
      <w:bookmarkStart w:name="_Toc20" w:id="28"/>
      <w:r>
        <w:rPr>
          <w:rFonts w:cs="Arial Unicode MS" w:eastAsia="Arial Unicode MS"/>
          <w:rtl w:val="0"/>
          <w:lang w:val="en-US"/>
        </w:rPr>
        <w:t>Step 1: Task 1 to Task 4</w:t>
      </w:r>
      <w:bookmarkEnd w:id="28"/>
    </w:p>
    <w:p>
      <w:pPr>
        <w:pStyle w:val="Body"/>
        <w:tabs>
          <w:tab w:val="left" w:pos="709"/>
          <w:tab w:val="left" w:pos="860"/>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Refer to Lab-2 for the required steps.</w:t>
      </w:r>
    </w:p>
    <w:p>
      <w:pPr>
        <w:pStyle w:val="Body"/>
        <w:tabs>
          <w:tab w:val="left" w:pos="709"/>
        </w:tabs>
        <w:rPr>
          <w:outline w:val="0"/>
          <w:color w:val="262626"/>
          <w:sz w:val="2"/>
          <w:szCs w:val="2"/>
          <w:u w:color="262626"/>
          <w14:textFill>
            <w14:solidFill>
              <w14:srgbClr w14:val="262626"/>
            </w14:solidFill>
          </w14:textFill>
        </w:rPr>
      </w:pPr>
    </w:p>
    <w:p>
      <w:pPr>
        <w:pStyle w:val="Heading 2"/>
      </w:pPr>
      <w:bookmarkStart w:name="_Toc21" w:id="29"/>
      <w:r>
        <w:rPr>
          <w:rFonts w:cs="Arial Unicode MS" w:eastAsia="Arial Unicode MS"/>
          <w:rtl w:val="0"/>
          <w:lang w:val="en-US"/>
        </w:rPr>
        <w:t>Step 2: Setup a Security Banner</w:t>
      </w:r>
      <w:bookmarkEnd w:id="29"/>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A Banner displays a message to everyone accessing the network equipment physically or remotely. The idea of the message is to display a temporary notice to users, such as issues with system availability or to display legal notices regarding unauthorized access to the network equipment.</w:t>
      </w:r>
    </w:p>
    <w:p>
      <w:pPr>
        <w:pStyle w:val="List Paragraph"/>
        <w:numPr>
          <w:ilvl w:val="0"/>
          <w:numId w:val="45"/>
        </w:numPr>
        <w:bidi w:val="0"/>
        <w:ind w:right="0"/>
        <w:jc w:val="left"/>
        <w:rPr>
          <w:b w:val="1"/>
          <w:bCs w:val="1"/>
          <w:sz w:val="22"/>
          <w:szCs w:val="22"/>
          <w:rtl w:val="0"/>
          <w:lang w:val="en-US"/>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 xml:space="preserve">banner motd  </w:t>
      </w:r>
      <w:r>
        <w:rPr>
          <w:b w:val="1"/>
          <w:bCs w:val="1"/>
          <w:outline w:val="0"/>
          <w:color w:val="ff0000"/>
          <w:sz w:val="22"/>
          <w:szCs w:val="22"/>
          <w:u w:color="ff0000"/>
          <w:rtl w:val="0"/>
          <w:lang w:val="en-US"/>
          <w14:textFill>
            <w14:solidFill>
              <w14:srgbClr w14:val="FF0000"/>
            </w14:solidFill>
          </w14:textFill>
        </w:rPr>
        <w:t>#</w:t>
      </w:r>
      <w:r>
        <w:rPr>
          <w:b w:val="0"/>
          <w:bCs w:val="0"/>
          <w:outline w:val="0"/>
          <w:color w:val="000000"/>
          <w:sz w:val="22"/>
          <w:szCs w:val="22"/>
          <w:u w:color="000000"/>
          <w:rtl w:val="0"/>
          <w:lang w:val="en-US"/>
          <w14:textFill>
            <w14:solidFill>
              <w14:srgbClr w14:val="000000"/>
            </w14:solidFill>
          </w14:textFill>
        </w:rPr>
        <w:t>message</w:t>
      </w:r>
      <w:r>
        <w:rPr>
          <w:b w:val="1"/>
          <w:bCs w:val="1"/>
          <w:outline w:val="0"/>
          <w:color w:val="ff0000"/>
          <w:sz w:val="22"/>
          <w:szCs w:val="22"/>
          <w:u w:color="ff0000"/>
          <w:rtl w:val="0"/>
          <w:lang w:val="en-US"/>
          <w14:textFill>
            <w14:solidFill>
              <w14:srgbClr w14:val="FF0000"/>
            </w14:solidFill>
          </w14:textFill>
        </w:rPr>
        <w:t>#</w:t>
      </w:r>
    </w:p>
    <w:p>
      <w:pPr>
        <w:pStyle w:val="List Paragraph"/>
        <w:tabs>
          <w:tab w:val="left" w:pos="709"/>
        </w:tabs>
        <w:rPr>
          <w:sz w:val="22"/>
          <w:szCs w:val="22"/>
        </w:rPr>
      </w:pPr>
      <w:r>
        <w:rPr>
          <w:sz w:val="22"/>
          <w:szCs w:val="22"/>
          <w:rtl w:val="0"/>
          <w:lang w:val="en-US"/>
        </w:rPr>
        <w:t xml:space="preserve">The Banner command is applied at the Configuration mode command. </w:t>
      </w:r>
      <w:r>
        <w:rPr>
          <w:b w:val="1"/>
          <w:bCs w:val="1"/>
          <w:sz w:val="22"/>
          <w:szCs w:val="22"/>
          <w:rtl w:val="0"/>
          <w:lang w:val="en-US"/>
        </w:rPr>
        <w:t>#</w:t>
      </w:r>
      <w:r>
        <w:rPr>
          <w:b w:val="1"/>
          <w:bCs w:val="1"/>
          <w:outline w:val="0"/>
          <w:color w:val="ff0000"/>
          <w:sz w:val="22"/>
          <w:szCs w:val="22"/>
          <w:u w:color="ff0000"/>
          <w:rtl w:val="0"/>
          <w:lang w:val="en-US"/>
          <w14:textFill>
            <w14:solidFill>
              <w14:srgbClr w14:val="FF0000"/>
            </w14:solidFill>
          </w14:textFill>
        </w:rPr>
        <w:t xml:space="preserve"> </w:t>
      </w:r>
      <w:r>
        <w:rPr>
          <w:sz w:val="22"/>
          <w:szCs w:val="22"/>
          <w:rtl w:val="0"/>
          <w:lang w:val="en-US"/>
        </w:rPr>
        <w:t>used in the command is known as the delimiting character</w:t>
      </w:r>
      <w:r>
        <w:rPr>
          <w:b w:val="1"/>
          <w:bCs w:val="1"/>
          <w:outline w:val="0"/>
          <w:color w:val="ff0000"/>
          <w:sz w:val="22"/>
          <w:szCs w:val="22"/>
          <w:u w:color="ff0000"/>
          <w:rtl w:val="0"/>
          <w:lang w:val="en-US"/>
          <w14:textFill>
            <w14:solidFill>
              <w14:srgbClr w14:val="FF0000"/>
            </w14:solidFill>
          </w14:textFill>
        </w:rPr>
        <w:t xml:space="preserve">. </w:t>
      </w:r>
      <w:r>
        <w:rPr>
          <w:sz w:val="22"/>
          <w:szCs w:val="22"/>
          <w:rtl w:val="0"/>
          <w:lang w:val="en-US"/>
        </w:rPr>
        <w:t xml:space="preserve">The delimiting character can be any character, as long as it does not occur in the message. For this reason, symbols such as the "#" and </w:t>
      </w:r>
      <w:r>
        <w:rPr>
          <w:sz w:val="22"/>
          <w:szCs w:val="22"/>
          <w:rtl w:val="0"/>
          <w:lang w:val="en-US"/>
        </w:rPr>
        <w:t>“</w:t>
      </w:r>
      <w:r>
        <w:rPr>
          <w:sz w:val="22"/>
          <w:szCs w:val="22"/>
          <w:rtl w:val="0"/>
          <w:lang w:val="en-US"/>
        </w:rPr>
        <w:t>@</w:t>
      </w:r>
      <w:r>
        <w:rPr>
          <w:sz w:val="22"/>
          <w:szCs w:val="22"/>
          <w:rtl w:val="0"/>
          <w:lang w:val="en-US"/>
        </w:rPr>
        <w:t xml:space="preserve">” </w:t>
      </w:r>
      <w:r>
        <w:rPr>
          <w:sz w:val="22"/>
          <w:szCs w:val="22"/>
          <w:rtl w:val="0"/>
          <w:lang w:val="en-US"/>
        </w:rPr>
        <w:t>are often used.</w:t>
      </w:r>
    </w:p>
    <w:p>
      <w:pPr>
        <w:pStyle w:val="List Paragraph"/>
        <w:tabs>
          <w:tab w:val="left" w:pos="709"/>
        </w:tabs>
        <w:rPr>
          <w:sz w:val="22"/>
          <w:szCs w:val="22"/>
        </w:rPr>
      </w:pPr>
    </w:p>
    <w:p>
      <w:pPr>
        <w:pStyle w:val="Heading 2"/>
      </w:pPr>
      <w:bookmarkStart w:name="_Toc22" w:id="30"/>
      <w:r>
        <w:rPr>
          <w:rFonts w:cs="Arial Unicode MS" w:eastAsia="Arial Unicode MS"/>
          <w:rtl w:val="0"/>
          <w:lang w:val="en-US"/>
        </w:rPr>
        <w:t>Step 3: Securing access to the Console</w:t>
      </w:r>
      <w:bookmarkEnd w:id="30"/>
    </w:p>
    <w:p>
      <w:pPr>
        <w:pStyle w:val="Body"/>
        <w:tabs>
          <w:tab w:val="left" w:pos="709"/>
        </w:tabs>
        <w:rPr>
          <w:sz w:val="22"/>
          <w:szCs w:val="22"/>
        </w:rPr>
      </w:pPr>
      <w:r>
        <w:rPr>
          <w:sz w:val="22"/>
          <w:szCs w:val="22"/>
          <w:rtl w:val="0"/>
          <w:lang w:val="en-US"/>
        </w:rPr>
        <w:t>Access to the Console can be secured with a password. By doing so, a user is prompted to enter the password before getting access to the Console session.</w:t>
      </w:r>
    </w:p>
    <w:p>
      <w:pPr>
        <w:pStyle w:val="List Paragraph"/>
        <w:numPr>
          <w:ilvl w:val="0"/>
          <w:numId w:val="45"/>
        </w:numPr>
        <w:bidi w:val="0"/>
        <w:ind w:right="0"/>
        <w:jc w:val="left"/>
        <w:rPr>
          <w:sz w:val="22"/>
          <w:szCs w:val="22"/>
          <w:rtl w:val="0"/>
          <w:lang w:val="en-US"/>
        </w:rPr>
      </w:pPr>
      <w:r>
        <w:rPr>
          <w:sz w:val="22"/>
          <w:szCs w:val="22"/>
          <w:rtl w:val="0"/>
          <w:lang w:val="en-US"/>
        </w:rPr>
        <w:t>Command used to go from the Global Configuration mode to the Line mode.</w:t>
      </w:r>
    </w:p>
    <w:p>
      <w:pPr>
        <w:pStyle w:val="List Paragraph"/>
        <w:tabs>
          <w:tab w:val="left" w:pos="709"/>
        </w:tabs>
        <w:rPr>
          <w:b w:val="1"/>
          <w:bCs w:val="1"/>
          <w:outline w:val="0"/>
          <w:color w:val="0070c0"/>
          <w:sz w:val="22"/>
          <w:szCs w:val="22"/>
          <w:u w:color="0070c0"/>
          <w14:textFill>
            <w14:solidFill>
              <w14:srgbClr w14:val="0070C0"/>
            </w14:solidFill>
          </w14:textFill>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line console 0</w:t>
      </w:r>
    </w:p>
    <w:p>
      <w:pPr>
        <w:pStyle w:val="List Paragraph"/>
        <w:tabs>
          <w:tab w:val="left" w:pos="709"/>
        </w:tabs>
        <w:rPr>
          <w:b w:val="1"/>
          <w:bCs w:val="1"/>
          <w:sz w:val="22"/>
          <w:szCs w:val="22"/>
        </w:rPr>
      </w:pPr>
      <w:r>
        <w:rPr>
          <w:b w:val="1"/>
          <w:bCs w:val="1"/>
          <w:sz w:val="22"/>
          <w:szCs w:val="22"/>
          <w:rtl w:val="0"/>
          <w:lang w:val="en-US"/>
        </w:rPr>
        <w:t>(config-line)#</w:t>
      </w:r>
    </w:p>
    <w:p>
      <w:pPr>
        <w:pStyle w:val="List Paragraph"/>
        <w:tabs>
          <w:tab w:val="left" w:pos="709"/>
        </w:tabs>
        <w:rPr>
          <w:sz w:val="22"/>
          <w:szCs w:val="22"/>
        </w:rPr>
      </w:pPr>
    </w:p>
    <w:p>
      <w:pPr>
        <w:pStyle w:val="List Paragraph"/>
        <w:numPr>
          <w:ilvl w:val="0"/>
          <w:numId w:val="45"/>
        </w:numPr>
        <w:bidi w:val="0"/>
        <w:ind w:right="0"/>
        <w:jc w:val="left"/>
        <w:rPr>
          <w:sz w:val="22"/>
          <w:szCs w:val="22"/>
          <w:rtl w:val="0"/>
          <w:lang w:val="en-US"/>
        </w:rPr>
      </w:pPr>
      <w:r>
        <w:rPr>
          <w:sz w:val="22"/>
          <w:szCs w:val="22"/>
          <w:rtl w:val="0"/>
          <w:lang w:val="en-US"/>
        </w:rPr>
        <w:t>Configure the password to be used.</w:t>
      </w:r>
    </w:p>
    <w:p>
      <w:pPr>
        <w:pStyle w:val="List Paragraph"/>
        <w:tabs>
          <w:tab w:val="left" w:pos="709"/>
        </w:tabs>
        <w:rPr>
          <w:b w:val="1"/>
          <w:bCs w:val="1"/>
          <w:sz w:val="22"/>
          <w:szCs w:val="22"/>
        </w:rPr>
      </w:pPr>
      <w:r>
        <w:rPr>
          <w:b w:val="1"/>
          <w:bCs w:val="1"/>
          <w:sz w:val="22"/>
          <w:szCs w:val="22"/>
          <w:rtl w:val="0"/>
          <w:lang w:val="en-US"/>
        </w:rPr>
        <w:t xml:space="preserve">(config-line)# </w:t>
      </w:r>
      <w:r>
        <w:rPr>
          <w:b w:val="1"/>
          <w:bCs w:val="1"/>
          <w:outline w:val="0"/>
          <w:color w:val="0070c0"/>
          <w:sz w:val="22"/>
          <w:szCs w:val="22"/>
          <w:u w:color="0070c0"/>
          <w:rtl w:val="0"/>
          <w:lang w:val="en-US"/>
          <w14:textFill>
            <w14:solidFill>
              <w14:srgbClr w14:val="0070C0"/>
            </w14:solidFill>
          </w14:textFill>
        </w:rPr>
        <w:t xml:space="preserve">password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password to be used</w:t>
      </w:r>
      <w:r>
        <w:rPr>
          <w:b w:val="1"/>
          <w:bCs w:val="1"/>
          <w:sz w:val="22"/>
          <w:szCs w:val="22"/>
          <w:rtl w:val="0"/>
          <w:lang w:val="en-US"/>
        </w:rPr>
        <w:t>&gt;</w:t>
      </w:r>
    </w:p>
    <w:p>
      <w:pPr>
        <w:pStyle w:val="List Paragraph"/>
        <w:tabs>
          <w:tab w:val="left" w:pos="709"/>
        </w:tabs>
        <w:rPr>
          <w:b w:val="1"/>
          <w:bCs w:val="1"/>
          <w:sz w:val="22"/>
          <w:szCs w:val="22"/>
        </w:rPr>
      </w:pPr>
    </w:p>
    <w:p>
      <w:pPr>
        <w:pStyle w:val="List Paragraph"/>
        <w:numPr>
          <w:ilvl w:val="0"/>
          <w:numId w:val="45"/>
        </w:numPr>
        <w:bidi w:val="0"/>
        <w:ind w:right="0"/>
        <w:jc w:val="left"/>
        <w:rPr>
          <w:b w:val="1"/>
          <w:bCs w:val="1"/>
          <w:sz w:val="22"/>
          <w:szCs w:val="22"/>
          <w:rtl w:val="0"/>
          <w:lang w:val="en-US"/>
        </w:rPr>
      </w:pPr>
      <w:r>
        <w:rPr>
          <w:b w:val="0"/>
          <w:bCs w:val="0"/>
          <w:sz w:val="22"/>
          <w:szCs w:val="22"/>
          <w:rtl w:val="0"/>
          <w:lang w:val="en-US"/>
        </w:rPr>
        <w:t>Enable password checking. Without this command, the password will not take effect.</w:t>
      </w:r>
    </w:p>
    <w:p>
      <w:pPr>
        <w:pStyle w:val="List Paragraph"/>
        <w:tabs>
          <w:tab w:val="left" w:pos="709"/>
        </w:tabs>
        <w:rPr>
          <w:b w:val="1"/>
          <w:bCs w:val="1"/>
          <w:outline w:val="0"/>
          <w:color w:val="0070c0"/>
          <w:sz w:val="22"/>
          <w:szCs w:val="22"/>
          <w:u w:color="0070c0"/>
          <w14:textFill>
            <w14:solidFill>
              <w14:srgbClr w14:val="0070C0"/>
            </w14:solidFill>
          </w14:textFill>
        </w:rPr>
      </w:pPr>
      <w:r>
        <w:rPr>
          <w:b w:val="1"/>
          <w:bCs w:val="1"/>
          <w:sz w:val="22"/>
          <w:szCs w:val="22"/>
          <w:rtl w:val="0"/>
          <w:lang w:val="en-US"/>
        </w:rPr>
        <w:t xml:space="preserve">(config-line)# </w:t>
      </w:r>
      <w:r>
        <w:rPr>
          <w:b w:val="1"/>
          <w:bCs w:val="1"/>
          <w:outline w:val="0"/>
          <w:color w:val="0070c0"/>
          <w:sz w:val="22"/>
          <w:szCs w:val="22"/>
          <w:u w:color="0070c0"/>
          <w:rtl w:val="0"/>
          <w:lang w:val="en-US"/>
          <w14:textFill>
            <w14:solidFill>
              <w14:srgbClr w14:val="0070C0"/>
            </w14:solidFill>
          </w14:textFill>
        </w:rPr>
        <w:t>login</w:t>
      </w:r>
    </w:p>
    <w:p>
      <w:pPr>
        <w:pStyle w:val="Body"/>
        <w:tabs>
          <w:tab w:val="left" w:pos="709"/>
        </w:tabs>
        <w:rPr>
          <w:b w:val="1"/>
          <w:bCs w:val="1"/>
          <w:outline w:val="0"/>
          <w:color w:val="262626"/>
          <w:sz w:val="24"/>
          <w:szCs w:val="24"/>
          <w:u w:color="262626"/>
          <w14:textFill>
            <w14:solidFill>
              <w14:srgbClr w14:val="262626"/>
            </w14:solidFill>
          </w14:textFill>
        </w:rPr>
      </w:pPr>
    </w:p>
    <w:p>
      <w:pPr>
        <w:pStyle w:val="Heading 2"/>
        <w:rPr>
          <w:sz w:val="22"/>
          <w:szCs w:val="22"/>
        </w:rPr>
      </w:pPr>
      <w:bookmarkStart w:name="_Toc23" w:id="31"/>
      <w:r>
        <w:rPr>
          <w:rFonts w:cs="Arial Unicode MS" w:eastAsia="Arial Unicode MS"/>
          <w:rtl w:val="0"/>
          <w:lang w:val="en-US"/>
        </w:rPr>
        <w:t>Step 4: Securing access to the Privileged-Exec mode using an encrypted password</w:t>
      </w:r>
      <w:bookmarkEnd w:id="31"/>
    </w:p>
    <w:p>
      <w:pPr>
        <w:pStyle w:val="Body"/>
        <w:tabs>
          <w:tab w:val="left" w:pos="709"/>
        </w:tabs>
        <w:rPr>
          <w:b w:val="1"/>
          <w:bCs w:val="1"/>
          <w:sz w:val="22"/>
          <w:szCs w:val="22"/>
        </w:rPr>
      </w:pPr>
      <w:r>
        <w:rPr>
          <w:sz w:val="22"/>
          <w:szCs w:val="22"/>
          <w:rtl w:val="0"/>
          <w:lang w:val="en-US"/>
        </w:rPr>
        <w:t>Access to the Privileged-Exec mode can also be secured with a password. By doing so, a password required in order to go from the User-Exec mode to the Privileged-Exec mode.</w:t>
      </w:r>
    </w:p>
    <w:p>
      <w:pPr>
        <w:pStyle w:val="List Paragraph"/>
        <w:numPr>
          <w:ilvl w:val="0"/>
          <w:numId w:val="45"/>
        </w:numPr>
        <w:bidi w:val="0"/>
        <w:ind w:right="0"/>
        <w:jc w:val="left"/>
        <w:rPr>
          <w:b w:val="1"/>
          <w:bCs w:val="1"/>
          <w:sz w:val="22"/>
          <w:szCs w:val="22"/>
          <w:rtl w:val="0"/>
          <w:lang w:val="en-US"/>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 xml:space="preserve">enable secret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password to be used</w:t>
      </w:r>
      <w:r>
        <w:rPr>
          <w:b w:val="1"/>
          <w:bCs w:val="1"/>
          <w:sz w:val="22"/>
          <w:szCs w:val="22"/>
          <w:rtl w:val="0"/>
          <w:lang w:val="en-US"/>
        </w:rPr>
        <w:t>&gt;</w:t>
      </w:r>
    </w:p>
    <w:p>
      <w:pPr>
        <w:pStyle w:val="Body"/>
        <w:tabs>
          <w:tab w:val="left" w:pos="709"/>
        </w:tabs>
        <w:rPr>
          <w:b w:val="1"/>
          <w:bCs w:val="1"/>
          <w:sz w:val="22"/>
          <w:szCs w:val="22"/>
        </w:rPr>
      </w:pPr>
    </w:p>
    <w:p>
      <w:pPr>
        <w:pStyle w:val="Heading 2"/>
      </w:pPr>
      <w:bookmarkStart w:name="_Toc24" w:id="32"/>
      <w:r>
        <w:rPr>
          <w:rFonts w:cs="Arial Unicode MS" w:eastAsia="Arial Unicode MS"/>
          <w:rtl w:val="0"/>
          <w:lang w:val="en-US"/>
        </w:rPr>
        <w:t xml:space="preserve">Step 5: Verification - Banner and Passwords </w:t>
      </w:r>
      <w:bookmarkEnd w:id="32"/>
    </w:p>
    <w:p>
      <w:pPr>
        <w:pStyle w:val="List Paragraph"/>
        <w:numPr>
          <w:ilvl w:val="0"/>
          <w:numId w:val="46"/>
        </w:numPr>
        <w:bidi w:val="0"/>
        <w:ind w:right="0"/>
        <w:jc w:val="left"/>
        <w:rPr>
          <w:b w:val="1"/>
          <w:bCs w:val="1"/>
          <w:sz w:val="22"/>
          <w:szCs w:val="22"/>
          <w:rtl w:val="0"/>
          <w:lang w:val="en-US"/>
        </w:rPr>
      </w:pPr>
      <w:r>
        <w:rPr>
          <w:b w:val="0"/>
          <w:bCs w:val="0"/>
          <w:sz w:val="22"/>
          <w:szCs w:val="22"/>
          <w:rtl w:val="0"/>
          <w:lang w:val="en-US"/>
        </w:rPr>
        <w:t>To verify that the Banner is working, the user must completely log out of the Console session and then start a new session. The Banner should show up as soon as the new session begins.</w:t>
      </w:r>
    </w:p>
    <w:p>
      <w:pPr>
        <w:pStyle w:val="List Paragraph"/>
        <w:tabs>
          <w:tab w:val="left" w:pos="709"/>
        </w:tabs>
        <w:rPr>
          <w:b w:val="1"/>
          <w:bCs w:val="1"/>
          <w:sz w:val="24"/>
          <w:szCs w:val="24"/>
        </w:rPr>
      </w:pPr>
      <w:r>
        <w:rPr>
          <w:sz w:val="22"/>
          <w:szCs w:val="22"/>
          <w:rtl w:val="0"/>
          <w:lang w:val="en-US"/>
        </w:rPr>
        <w:t xml:space="preserve"> </w:t>
      </w:r>
    </w:p>
    <w:p>
      <w:pPr>
        <w:pStyle w:val="List Paragraph"/>
        <w:numPr>
          <w:ilvl w:val="0"/>
          <w:numId w:val="46"/>
        </w:numPr>
        <w:bidi w:val="0"/>
        <w:ind w:right="0"/>
        <w:jc w:val="left"/>
        <w:rPr>
          <w:b w:val="1"/>
          <w:bCs w:val="1"/>
          <w:sz w:val="22"/>
          <w:szCs w:val="22"/>
          <w:rtl w:val="0"/>
          <w:lang w:val="en-US"/>
        </w:rPr>
      </w:pPr>
      <w:r>
        <w:rPr>
          <w:b w:val="0"/>
          <w:bCs w:val="0"/>
          <w:sz w:val="22"/>
          <w:szCs w:val="22"/>
          <w:rtl w:val="0"/>
          <w:lang w:val="en-US"/>
        </w:rPr>
        <w:t xml:space="preserve">If the Console password is correctly configured, the user would also be prompted to enter this password. </w:t>
      </w:r>
    </w:p>
    <w:p>
      <w:pPr>
        <w:pStyle w:val="List Paragraph"/>
        <w:tabs>
          <w:tab w:val="left" w:pos="709"/>
        </w:tabs>
        <w:rPr>
          <w:b w:val="1"/>
          <w:bCs w:val="1"/>
          <w:sz w:val="24"/>
          <w:szCs w:val="24"/>
        </w:rPr>
      </w:pPr>
      <w:r>
        <w:drawing xmlns:a="http://schemas.openxmlformats.org/drawingml/2006/main">
          <wp:inline distT="0" distB="0" distL="0" distR="0">
            <wp:extent cx="5151121" cy="1287781"/>
            <wp:effectExtent l="0" t="0" r="0" b="0"/>
            <wp:docPr id="1073741839" name="officeArt object" descr="Picture 3"/>
            <wp:cNvGraphicFramePr/>
            <a:graphic xmlns:a="http://schemas.openxmlformats.org/drawingml/2006/main">
              <a:graphicData uri="http://schemas.openxmlformats.org/drawingml/2006/picture">
                <pic:pic xmlns:pic="http://schemas.openxmlformats.org/drawingml/2006/picture">
                  <pic:nvPicPr>
                    <pic:cNvPr id="1073741839" name="Picture 3" descr="Picture 3"/>
                    <pic:cNvPicPr>
                      <a:picLocks noChangeAspect="1"/>
                    </pic:cNvPicPr>
                  </pic:nvPicPr>
                  <pic:blipFill>
                    <a:blip r:embed="rId18">
                      <a:extLst/>
                    </a:blip>
                    <a:stretch>
                      <a:fillRect/>
                    </a:stretch>
                  </pic:blipFill>
                  <pic:spPr>
                    <a:xfrm>
                      <a:off x="0" y="0"/>
                      <a:ext cx="5151121" cy="1287781"/>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List Paragraph"/>
        <w:numPr>
          <w:ilvl w:val="0"/>
          <w:numId w:val="46"/>
        </w:numPr>
        <w:bidi w:val="0"/>
        <w:ind w:right="0"/>
        <w:jc w:val="left"/>
        <w:rPr>
          <w:b w:val="1"/>
          <w:bCs w:val="1"/>
          <w:sz w:val="22"/>
          <w:szCs w:val="22"/>
          <w:rtl w:val="0"/>
          <w:lang w:val="en-US"/>
        </w:rPr>
      </w:pPr>
      <w:r>
        <w:rPr>
          <w:b w:val="0"/>
          <w:bCs w:val="0"/>
          <w:sz w:val="22"/>
          <w:szCs w:val="22"/>
          <w:rtl w:val="0"/>
          <w:lang w:val="en-US"/>
        </w:rPr>
        <w:t xml:space="preserve">If the Privileged-Exec mode has been secured, the user would also be prompted to enter a password, to go from the User-Exec mode to the Privileged-Exec mode. </w:t>
      </w:r>
    </w:p>
    <w:p>
      <w:pPr>
        <w:pStyle w:val="Body"/>
        <w:tabs>
          <w:tab w:val="left" w:pos="709"/>
        </w:tabs>
        <w:ind w:firstLine="720"/>
      </w:pPr>
      <w:r>
        <w:drawing xmlns:a="http://schemas.openxmlformats.org/drawingml/2006/main">
          <wp:inline distT="0" distB="0" distL="0" distR="0">
            <wp:extent cx="2184547" cy="883920"/>
            <wp:effectExtent l="0" t="0" r="0" b="0"/>
            <wp:docPr id="1073741840" name="officeArt object" descr="Picture 5"/>
            <wp:cNvGraphicFramePr/>
            <a:graphic xmlns:a="http://schemas.openxmlformats.org/drawingml/2006/main">
              <a:graphicData uri="http://schemas.openxmlformats.org/drawingml/2006/picture">
                <pic:pic xmlns:pic="http://schemas.openxmlformats.org/drawingml/2006/picture">
                  <pic:nvPicPr>
                    <pic:cNvPr id="1073741840" name="Picture 5" descr="Picture 5"/>
                    <pic:cNvPicPr>
                      <a:picLocks noChangeAspect="1"/>
                    </pic:cNvPicPr>
                  </pic:nvPicPr>
                  <pic:blipFill>
                    <a:blip r:embed="rId19">
                      <a:extLst/>
                    </a:blip>
                    <a:stretch>
                      <a:fillRect/>
                    </a:stretch>
                  </pic:blipFill>
                  <pic:spPr>
                    <a:xfrm>
                      <a:off x="0" y="0"/>
                      <a:ext cx="2184547" cy="883920"/>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Heading 2"/>
      </w:pPr>
      <w:bookmarkStart w:name="_Toc25" w:id="33"/>
      <w:r>
        <w:rPr>
          <w:rFonts w:cs="Arial Unicode MS" w:eastAsia="Arial Unicode MS"/>
          <w:rtl w:val="0"/>
          <w:lang w:val="en-US"/>
        </w:rPr>
        <w:t>Lab Reflection</w:t>
      </w:r>
      <w:bookmarkEnd w:id="33"/>
    </w:p>
    <w:p>
      <w:pPr>
        <w:pStyle w:val="Body"/>
        <w:tabs>
          <w:tab w:val="left" w:pos="709"/>
        </w:tabs>
        <w:spacing w:line="272" w:lineRule="auto"/>
        <w:ind w:right="60"/>
      </w:pPr>
    </w:p>
    <w:p>
      <w:pPr>
        <w:pStyle w:val="Body"/>
        <w:tabs>
          <w:tab w:val="left" w:pos="709"/>
        </w:tabs>
        <w:spacing w:line="272" w:lineRule="auto"/>
        <w:ind w:right="60"/>
        <w:rPr>
          <w:b w:val="1"/>
          <w:bCs w:val="1"/>
          <w:i w:val="1"/>
          <w:i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Answer the questions given below:</w:t>
      </w:r>
      <w:r>
        <w:rPr>
          <w:b w:val="1"/>
          <w:bCs w:val="1"/>
          <w:i w:val="1"/>
          <w:iCs w:val="1"/>
          <w:outline w:val="0"/>
          <w:color w:val="262626"/>
          <w:sz w:val="22"/>
          <w:szCs w:val="22"/>
          <w:u w:color="262626"/>
          <w:rtl w:val="0"/>
          <w14:textFill>
            <w14:solidFill>
              <w14:srgbClr w14:val="262626"/>
            </w14:solidFill>
          </w14:textFill>
        </w:rPr>
        <w:t xml:space="preserve"> </w:t>
      </w:r>
    </w:p>
    <w:p>
      <w:pPr>
        <w:pStyle w:val="List Paragraph"/>
        <w:numPr>
          <w:ilvl w:val="0"/>
          <w:numId w:val="48"/>
        </w:numPr>
        <w:bidi w:val="0"/>
        <w:spacing w:line="272" w:lineRule="auto"/>
        <w:ind w:right="60"/>
        <w:jc w:val="left"/>
        <w:rPr>
          <w:sz w:val="22"/>
          <w:szCs w:val="22"/>
          <w:rtl w:val="0"/>
          <w:lang w:val="en-US"/>
        </w:rPr>
      </w:pPr>
      <w:r>
        <w:rPr>
          <w:sz w:val="22"/>
          <w:szCs w:val="22"/>
          <w:rtl w:val="0"/>
          <w:lang w:val="en-US"/>
        </w:rPr>
        <w:t xml:space="preserve">What did you learn in this lab? </w:t>
      </w:r>
    </w:p>
    <w:p>
      <w:pPr>
        <w:pStyle w:val="Body"/>
      </w:pPr>
      <w:r>
        <w:rPr>
          <w:rtl w:val="0"/>
          <w:lang w:val="en-US"/>
        </w:rPr>
        <w:t xml:space="preserve"> I got to know the procedure of accessing administrative privileges of a Cisco switch through Command Line Interface (CLI).</w:t>
      </w:r>
      <w:r>
        <w:rPr>
          <w:outline w:val="0"/>
          <w:color w:val="0a0a0a"/>
          <w:shd w:val="clear" w:color="auto" w:fill="ffffff"/>
          <w:rtl w:val="0"/>
          <w14:textFill>
            <w14:solidFill>
              <w14:srgbClr w14:val="0A0A0A"/>
            </w14:solidFill>
          </w14:textFill>
        </w:rPr>
        <w:t xml:space="preserve"> </w:t>
      </w:r>
      <w:r>
        <w:rPr>
          <w:rtl w:val="0"/>
          <w:lang w:val="en-US"/>
        </w:rPr>
        <w:t>I also trained on how to use passwords to secure the Privileged EXEC mode and the Console line.</w:t>
      </w:r>
      <w:r>
        <w:rPr>
          <w:outline w:val="0"/>
          <w:color w:val="0a0a0a"/>
          <w:shd w:val="clear" w:color="auto" w:fill="ffffff"/>
          <w:rtl w:val="0"/>
          <w14:textFill>
            <w14:solidFill>
              <w14:srgbClr w14:val="0A0A0A"/>
            </w14:solidFill>
          </w14:textFill>
        </w:rPr>
        <w:t xml:space="preserve"> </w:t>
      </w:r>
      <w:r>
        <w:rPr>
          <w:rtl w:val="0"/>
          <w:lang w:val="en-US"/>
        </w:rPr>
        <w:t>I also came to know how to configure a Message of the day (MOTD) banner to show security warnings and the procedure of ensuring that the security settings were functioning as intended.</w:t>
      </w:r>
      <w:r>
        <w:rPr>
          <w:outline w:val="0"/>
          <w:color w:val="0a0a0a"/>
          <w:shd w:val="clear" w:color="auto" w:fill="ffffff"/>
          <w:rtl w:val="0"/>
          <w14:textFill>
            <w14:solidFill>
              <w14:srgbClr w14:val="0A0A0A"/>
            </w14:solidFill>
          </w14:textFill>
        </w:rPr>
        <w:t xml:space="preserve"> </w:t>
      </w:r>
      <w:r>
        <w:rPr>
          <w:rtl w:val="0"/>
          <w:lang w:val="en-US"/>
        </w:rPr>
        <w:t>These measures will prevent the unauthorized physical and remote access of the switch.</w:t>
      </w:r>
    </w:p>
    <w:p>
      <w:pPr>
        <w:pStyle w:val="List Paragraph"/>
        <w:tabs>
          <w:tab w:val="left" w:pos="709"/>
        </w:tabs>
        <w:spacing w:line="272" w:lineRule="auto"/>
        <w:ind w:right="60"/>
        <w:rPr>
          <w:sz w:val="22"/>
          <w:szCs w:val="22"/>
        </w:rPr>
      </w:pPr>
    </w:p>
    <w:p>
      <w:pPr>
        <w:pStyle w:val="List Paragraph"/>
        <w:numPr>
          <w:ilvl w:val="0"/>
          <w:numId w:val="48"/>
        </w:numPr>
        <w:bidi w:val="0"/>
        <w:spacing w:line="272" w:lineRule="auto"/>
        <w:ind w:right="60"/>
        <w:jc w:val="left"/>
        <w:rPr>
          <w:sz w:val="22"/>
          <w:szCs w:val="22"/>
          <w:rtl w:val="0"/>
          <w:lang w:val="en-US"/>
        </w:rPr>
      </w:pPr>
      <w:r>
        <w:rPr>
          <w:sz w:val="22"/>
          <w:szCs w:val="22"/>
          <w:rtl w:val="0"/>
          <w:lang w:val="en-US"/>
        </w:rPr>
        <w:t>List the commands covered in this lab with a brief explanation of what they help to achieve?</w:t>
      </w:r>
    </w:p>
    <w:p>
      <w:pPr>
        <w:pStyle w:val="Body"/>
      </w:pPr>
    </w:p>
    <w:tbl>
      <w:tblPr>
        <w:tblW w:w="48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896"/>
      </w:tblGrid>
      <w:tr>
        <w:tblPrEx>
          <w:shd w:val="clear" w:color="auto" w:fill="cdd4e9"/>
        </w:tblPrEx>
        <w:trPr>
          <w:trHeight w:val="419" w:hRule="atLeast"/>
        </w:trPr>
        <w:tc>
          <w:tcPr>
            <w:tcW w:type="dxa" w:w="489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20"/>
              <w:left w:type="dxa" w:w="20"/>
              <w:bottom w:type="dxa" w:w="20"/>
              <w:right w:type="dxa" w:w="20"/>
            </w:tcMar>
            <w:vAlign w:val="center"/>
          </w:tcPr>
          <w:p>
            <w:pPr>
              <w:pStyle w:val="Body"/>
            </w:pPr>
            <w:r>
              <w:rPr>
                <w:rFonts w:ascii="Calibri" w:cs="Arial Unicode MS" w:hAnsi="Calibri" w:eastAsia="Arial Unicode MS"/>
                <w:rtl w:val="0"/>
              </w:rPr>
              <w:t xml:space="preserve">clock set 17:15:00 3 March 2020 </w:t>
            </w:r>
          </w:p>
        </w:tc>
      </w:tr>
    </w:tbl>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 it will set the time for the device </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Show running configuration- it will verify the current passwords </w:t>
      </w:r>
    </w:p>
    <w:p>
      <w:pPr>
        <w:pStyle w:val="Default"/>
        <w:suppressAutoHyphens w:val="1"/>
        <w:spacing w:before="0" w:line="240" w:lineRule="auto"/>
        <w:rPr>
          <w:rFonts w:ascii="Times Roman" w:cs="Times Roman" w:hAnsi="Times Roman" w:eastAsia="Times Roman"/>
        </w:rPr>
      </w:pPr>
    </w:p>
    <w:p>
      <w:pPr>
        <w:pStyle w:val="List Paragraph"/>
        <w:tabs>
          <w:tab w:val="left" w:pos="709"/>
        </w:tabs>
        <w:spacing w:line="272" w:lineRule="auto"/>
        <w:ind w:right="60"/>
        <w:rPr>
          <w:sz w:val="22"/>
          <w:szCs w:val="22"/>
        </w:rPr>
      </w:pPr>
    </w:p>
    <w:p>
      <w:pPr>
        <w:pStyle w:val="List Paragraph"/>
        <w:numPr>
          <w:ilvl w:val="0"/>
          <w:numId w:val="49"/>
        </w:numPr>
        <w:bidi w:val="0"/>
        <w:spacing w:line="272" w:lineRule="auto"/>
        <w:ind w:right="60"/>
        <w:jc w:val="left"/>
        <w:rPr>
          <w:sz w:val="22"/>
          <w:szCs w:val="22"/>
          <w:rtl w:val="0"/>
          <w:lang w:val="en-US"/>
        </w:rPr>
      </w:pPr>
      <w:r>
        <w:rPr>
          <w:sz w:val="22"/>
          <w:szCs w:val="22"/>
          <w:rtl w:val="0"/>
          <w:lang w:val="en-US"/>
        </w:rPr>
        <w:t>What message is displayed as a result of the configuration given below?</w:t>
      </w:r>
    </w:p>
    <w:p>
      <w:pPr>
        <w:pStyle w:val="List Paragraph"/>
        <w:tabs>
          <w:tab w:val="left" w:pos="709"/>
        </w:tabs>
        <w:spacing w:line="272" w:lineRule="auto"/>
        <w:ind w:right="60"/>
        <w:rPr>
          <w:b w:val="1"/>
          <w:bCs w:val="1"/>
        </w:rPr>
      </w:pPr>
      <w:r>
        <w:rPr>
          <w:b w:val="1"/>
          <w:bCs w:val="1"/>
          <w:rtl w:val="0"/>
          <w:lang w:val="en-US"/>
        </w:rPr>
        <w:t>Unauthorized access is prohibited...!!</w:t>
      </w:r>
    </w:p>
    <w:p>
      <w:pPr>
        <w:pStyle w:val="List Paragraph"/>
        <w:tabs>
          <w:tab w:val="left" w:pos="709"/>
        </w:tabs>
        <w:spacing w:line="272" w:lineRule="auto"/>
        <w:ind w:right="60"/>
      </w:pPr>
    </w:p>
    <w:p>
      <w:pPr>
        <w:pStyle w:val="List Paragraph"/>
        <w:tabs>
          <w:tab w:val="left" w:pos="709"/>
        </w:tabs>
        <w:spacing w:line="272" w:lineRule="auto"/>
        <w:ind w:right="60"/>
      </w:pPr>
    </w:p>
    <w:p>
      <w:pPr>
        <w:pStyle w:val="List Paragraph"/>
        <w:tabs>
          <w:tab w:val="left" w:pos="709"/>
        </w:tabs>
        <w:spacing w:line="272" w:lineRule="auto"/>
        <w:ind w:right="60"/>
      </w:pPr>
    </w:p>
    <w:p>
      <w:pPr>
        <w:pStyle w:val="List Paragraph"/>
        <w:tabs>
          <w:tab w:val="left" w:pos="709"/>
        </w:tabs>
        <w:spacing w:line="272" w:lineRule="auto"/>
        <w:ind w:right="60"/>
      </w:pPr>
    </w:p>
    <w:p>
      <w:pPr>
        <w:pStyle w:val="List Paragraph"/>
        <w:tabs>
          <w:tab w:val="left" w:pos="709"/>
        </w:tabs>
        <w:spacing w:line="272" w:lineRule="auto"/>
        <w:ind w:right="60"/>
      </w:pPr>
    </w:p>
    <w:p>
      <w:pPr>
        <w:pStyle w:val="List Paragraph"/>
        <w:tabs>
          <w:tab w:val="left" w:pos="709"/>
        </w:tabs>
        <w:spacing w:line="272" w:lineRule="auto"/>
        <w:ind w:right="60"/>
      </w:pPr>
    </w:p>
    <w:p>
      <w:pPr>
        <w:pStyle w:val="List Paragraph"/>
        <w:tabs>
          <w:tab w:val="left" w:pos="709"/>
        </w:tabs>
        <w:spacing w:line="272" w:lineRule="auto"/>
        <w:ind w:right="60"/>
        <w:rPr>
          <w:b w:val="1"/>
          <w:bCs w:val="1"/>
          <w:sz w:val="22"/>
          <w:szCs w:val="22"/>
        </w:rPr>
      </w:pPr>
    </w:p>
    <w:p>
      <w:pPr>
        <w:pStyle w:val="List Paragraph"/>
        <w:tabs>
          <w:tab w:val="left" w:pos="709"/>
        </w:tabs>
        <w:spacing w:line="272" w:lineRule="auto"/>
        <w:ind w:right="60"/>
        <w:rPr>
          <w:b w:val="1"/>
          <w:bCs w:val="1"/>
          <w:sz w:val="22"/>
          <w:szCs w:val="22"/>
        </w:rPr>
      </w:pPr>
    </w:p>
    <w:p>
      <w:pPr>
        <w:pStyle w:val="List Paragraph"/>
        <w:numPr>
          <w:ilvl w:val="0"/>
          <w:numId w:val="50"/>
        </w:numPr>
        <w:bidi w:val="0"/>
        <w:spacing w:line="272" w:lineRule="auto"/>
        <w:ind w:right="60"/>
        <w:jc w:val="left"/>
        <w:rPr>
          <w:sz w:val="20"/>
          <w:szCs w:val="20"/>
          <w:rtl w:val="0"/>
        </w:rPr>
      </w:pPr>
      <w:r>
        <w:rPr>
          <w:sz w:val="20"/>
          <w:szCs w:val="20"/>
        </w:rPr>
        <mc:AlternateContent>
          <mc:Choice Requires="wps">
            <w:drawing xmlns:a="http://schemas.openxmlformats.org/drawingml/2006/main">
              <wp:anchor distT="0" distB="0" distL="0" distR="0" simplePos="0" relativeHeight="251639808" behindDoc="1" locked="0" layoutInCell="1" allowOverlap="1">
                <wp:simplePos x="0" y="0"/>
                <wp:positionH relativeFrom="column">
                  <wp:posOffset>7302</wp:posOffset>
                </wp:positionH>
                <wp:positionV relativeFrom="line">
                  <wp:posOffset>514032</wp:posOffset>
                </wp:positionV>
                <wp:extent cx="6406516" cy="0"/>
                <wp:effectExtent l="0" t="0" r="0" b="0"/>
                <wp:wrapNone/>
                <wp:docPr id="1073741841" name="officeArt object" descr="Shape 148"/>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30" style="visibility:visible;position:absolute;margin-left:0.6pt;margin-top:40.5pt;width:504.5pt;height:0.0pt;z-index:-251676672;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sz w:val="20"/>
          <w:szCs w:val="20"/>
        </w:rPr>
        <mc:AlternateContent>
          <mc:Choice Requires="wps">
            <w:drawing xmlns:a="http://schemas.openxmlformats.org/drawingml/2006/main">
              <wp:anchor distT="0" distB="0" distL="0" distR="0" simplePos="0" relativeHeight="251640832" behindDoc="1" locked="0" layoutInCell="1" allowOverlap="1">
                <wp:simplePos x="0" y="0"/>
                <wp:positionH relativeFrom="column">
                  <wp:posOffset>7302</wp:posOffset>
                </wp:positionH>
                <wp:positionV relativeFrom="line">
                  <wp:posOffset>5551487</wp:posOffset>
                </wp:positionV>
                <wp:extent cx="6408000" cy="0"/>
                <wp:effectExtent l="0" t="0" r="0" b="0"/>
                <wp:wrapNone/>
                <wp:docPr id="1073741842" name="officeArt object" descr="Shape 167"/>
                <wp:cNvGraphicFramePr/>
                <a:graphic xmlns:a="http://schemas.openxmlformats.org/drawingml/2006/main">
                  <a:graphicData uri="http://schemas.microsoft.com/office/word/2010/wordprocessingShape">
                    <wps:wsp>
                      <wps:cNvSpPr/>
                      <wps:spPr>
                        <a:xfrm>
                          <a:off x="0" y="0"/>
                          <a:ext cx="6408000"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31" style="visibility:visible;position:absolute;margin-left:0.6pt;margin-top:437.1pt;width:504.6pt;height:0.0pt;z-index:-251675648;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sz w:val="22"/>
          <w:szCs w:val="22"/>
          <w:rtl w:val="0"/>
          <w:lang w:val="en-US"/>
        </w:rPr>
        <w:t>Which CLI mode does the password on the Console line secure?</w:t>
      </w:r>
    </w:p>
    <w:p>
      <w:pPr>
        <w:pStyle w:val="Body"/>
        <w:rPr>
          <w:outline w:val="0"/>
          <w:color w:val="f9f9f9"/>
          <w:shd w:val="clear" w:color="auto" w:fill="0a0a0a"/>
          <w14:textFill>
            <w14:solidFill>
              <w14:srgbClr w14:val="FAFAFA"/>
            </w14:solidFill>
          </w14:textFill>
        </w:rPr>
      </w:pPr>
      <w:r>
        <w:rPr>
          <w:rtl w:val="0"/>
          <w:lang w:val="en-US"/>
        </w:rPr>
        <w:t>The Console line password is used to control the access to the User EXEC mode by the Console line.</w:t>
      </w:r>
    </w:p>
    <w:p>
      <w:pPr>
        <w:pStyle w:val="Body"/>
      </w:pPr>
      <w:r>
        <w:rPr>
          <w:rtl w:val="0"/>
          <w:lang w:val="en-US"/>
        </w:rPr>
        <w:t>This implies that a user should key in the console password before being allowed access to any CLI access of the device.</w:t>
      </w:r>
      <w:r>
        <mc:AlternateContent>
          <mc:Choice Requires="wps">
            <w:drawing xmlns:a="http://schemas.openxmlformats.org/drawingml/2006/main">
              <wp:anchor distT="0" distB="0" distL="0" distR="0" simplePos="0" relativeHeight="251655168" behindDoc="1" locked="0" layoutInCell="1" allowOverlap="1">
                <wp:simplePos x="0" y="0"/>
                <wp:positionH relativeFrom="column">
                  <wp:posOffset>-317</wp:posOffset>
                </wp:positionH>
                <wp:positionV relativeFrom="line">
                  <wp:posOffset>6805612</wp:posOffset>
                </wp:positionV>
                <wp:extent cx="6406516" cy="0"/>
                <wp:effectExtent l="0" t="0" r="0" b="0"/>
                <wp:wrapNone/>
                <wp:docPr id="1073741843" name="officeArt object" descr="Shape 164"/>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32" style="visibility:visible;position:absolute;margin-left:-0.0pt;margin-top:535.9pt;width:504.5pt;height:0.0pt;z-index:-251661312;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mc:AlternateContent>
          <mc:Choice Requires="wps">
            <w:drawing xmlns:a="http://schemas.openxmlformats.org/drawingml/2006/main">
              <wp:anchor distT="0" distB="0" distL="0" distR="0" simplePos="0" relativeHeight="251654144" behindDoc="1" locked="0" layoutInCell="1" allowOverlap="1">
                <wp:simplePos x="0" y="0"/>
                <wp:positionH relativeFrom="column">
                  <wp:posOffset>-317</wp:posOffset>
                </wp:positionH>
                <wp:positionV relativeFrom="line">
                  <wp:posOffset>6494462</wp:posOffset>
                </wp:positionV>
                <wp:extent cx="6406516" cy="0"/>
                <wp:effectExtent l="0" t="0" r="0" b="0"/>
                <wp:wrapNone/>
                <wp:docPr id="1073741844" name="officeArt object" descr="Shape 163"/>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33" style="visibility:visible;position:absolute;margin-left:-0.0pt;margin-top:511.4pt;width:504.5pt;height:0.0pt;z-index:-251662336;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mc:AlternateContent>
          <mc:Choice Requires="wps">
            <w:drawing xmlns:a="http://schemas.openxmlformats.org/drawingml/2006/main">
              <wp:anchor distT="0" distB="0" distL="0" distR="0" simplePos="0" relativeHeight="251653120" behindDoc="1" locked="0" layoutInCell="1" allowOverlap="1">
                <wp:simplePos x="0" y="0"/>
                <wp:positionH relativeFrom="column">
                  <wp:posOffset>-317</wp:posOffset>
                </wp:positionH>
                <wp:positionV relativeFrom="line">
                  <wp:posOffset>6183947</wp:posOffset>
                </wp:positionV>
                <wp:extent cx="6406516" cy="0"/>
                <wp:effectExtent l="0" t="0" r="0" b="0"/>
                <wp:wrapNone/>
                <wp:docPr id="1073741845" name="officeArt object" descr="Shape 162"/>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34" style="visibility:visible;position:absolute;margin-left:-0.0pt;margin-top:486.9pt;width:504.5pt;height:0.0pt;z-index:-251663360;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mc:AlternateContent>
          <mc:Choice Requires="wps">
            <w:drawing xmlns:a="http://schemas.openxmlformats.org/drawingml/2006/main">
              <wp:anchor distT="0" distB="0" distL="0" distR="0" simplePos="0" relativeHeight="251652096" behindDoc="1" locked="0" layoutInCell="1" allowOverlap="1">
                <wp:simplePos x="0" y="0"/>
                <wp:positionH relativeFrom="column">
                  <wp:posOffset>-317</wp:posOffset>
                </wp:positionH>
                <wp:positionV relativeFrom="line">
                  <wp:posOffset>5874702</wp:posOffset>
                </wp:positionV>
                <wp:extent cx="6406516" cy="0"/>
                <wp:effectExtent l="0" t="0" r="0" b="0"/>
                <wp:wrapNone/>
                <wp:docPr id="1073741846" name="officeArt object" descr="Shape 161"/>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35" style="visibility:visible;position:absolute;margin-left:-0.0pt;margin-top:462.6pt;width:504.5pt;height:0.0pt;z-index:-251664384;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rFonts w:ascii="Arial Unicode MS" w:cs="Arial Unicode MS" w:hAnsi="Arial Unicode MS" w:eastAsia="Arial Unicode MS"/>
          <w:b w:val="0"/>
          <w:bCs w:val="0"/>
          <w:i w:val="0"/>
          <w:iCs w:val="0"/>
        </w:rPr>
        <w:br w:type="page"/>
      </w:r>
    </w:p>
    <w:p>
      <w:pPr>
        <w:pStyle w:val="Body"/>
      </w:pP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7302</wp:posOffset>
                </wp:positionH>
                <wp:positionV relativeFrom="line">
                  <wp:posOffset>5551487</wp:posOffset>
                </wp:positionV>
                <wp:extent cx="6408000" cy="0"/>
                <wp:effectExtent l="0" t="0" r="0" b="0"/>
                <wp:wrapNone/>
                <wp:docPr id="1073741847" name="officeArt object" descr="Shape 167"/>
                <wp:cNvGraphicFramePr/>
                <a:graphic xmlns:a="http://schemas.openxmlformats.org/drawingml/2006/main">
                  <a:graphicData uri="http://schemas.microsoft.com/office/word/2010/wordprocessingShape">
                    <wps:wsp>
                      <wps:cNvSpPr/>
                      <wps:spPr>
                        <a:xfrm>
                          <a:off x="0" y="0"/>
                          <a:ext cx="6408000"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36" style="visibility:visible;position:absolute;margin-left:0.6pt;margin-top:437.1pt;width:504.6pt;height:0.0pt;z-index:-251660288;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p>
    <w:p>
      <w:pPr>
        <w:pStyle w:val="Heading"/>
        <w:rPr>
          <w:sz w:val="28"/>
          <w:szCs w:val="28"/>
        </w:rPr>
      </w:pPr>
      <w:bookmarkStart w:name="_Toc26" w:id="34"/>
      <w:r>
        <w:rPr>
          <w:rFonts w:cs="Arial Unicode MS" w:eastAsia="Arial Unicode MS"/>
          <w:sz w:val="28"/>
          <w:szCs w:val="28"/>
          <w:rtl w:val="0"/>
          <w:lang w:val="en-US"/>
        </w:rPr>
        <w:t>Lab 4 - Manage the Configuration</w:t>
      </w:r>
      <w:bookmarkEnd w:id="34"/>
    </w:p>
    <w:p>
      <w:pPr>
        <w:pStyle w:val="Body"/>
        <w:tabs>
          <w:tab w:val="left" w:pos="709"/>
        </w:tabs>
      </w:pPr>
    </w:p>
    <w:p>
      <w:pPr>
        <w:pStyle w:val="Heading 2"/>
      </w:pPr>
      <w:bookmarkStart w:name="_Toc27" w:id="35"/>
      <w:r>
        <w:rPr>
          <w:rFonts w:cs="Arial Unicode MS" w:eastAsia="Arial Unicode MS"/>
          <w:rtl w:val="0"/>
        </w:rPr>
        <w:t>Aim</w:t>
      </w:r>
      <w:bookmarkEnd w:id="35"/>
    </w:p>
    <w:p>
      <w:pPr>
        <w:pStyle w:val="Body"/>
        <w:tabs>
          <w:tab w:val="left" w:pos="709"/>
        </w:tabs>
        <w:rPr>
          <w:sz w:val="22"/>
          <w:szCs w:val="22"/>
        </w:rPr>
      </w:pPr>
      <w:r>
        <w:rPr>
          <w:sz w:val="22"/>
          <w:szCs w:val="22"/>
          <w:rtl w:val="0"/>
          <w:lang w:val="en-US"/>
        </w:rPr>
        <w:t>The aim of this lab is to help the learners to demonstrate the ability to save the configuration and reset the Cisco equipment to its default configuration.</w:t>
      </w:r>
    </w:p>
    <w:p>
      <w:pPr>
        <w:pStyle w:val="Body"/>
        <w:tabs>
          <w:tab w:val="left" w:pos="709"/>
        </w:tabs>
        <w:spacing w:line="242" w:lineRule="exact"/>
        <w:rPr>
          <w:sz w:val="22"/>
          <w:szCs w:val="22"/>
        </w:rPr>
      </w:pPr>
    </w:p>
    <w:p>
      <w:pPr>
        <w:pStyle w:val="Heading 2"/>
      </w:pPr>
      <w:bookmarkStart w:name="_Toc28" w:id="36"/>
      <w:r>
        <w:rPr>
          <w:rFonts w:cs="Arial Unicode MS" w:eastAsia="Arial Unicode MS"/>
          <w:rtl w:val="0"/>
        </w:rPr>
        <w:t xml:space="preserve">Tasks to be completed                                                                                                                                                       </w:t>
      </w:r>
      <w:bookmarkEnd w:id="36"/>
    </w:p>
    <w:p>
      <w:pPr>
        <w:pStyle w:val="Body"/>
        <w:tabs>
          <w:tab w:val="left" w:pos="709"/>
        </w:tabs>
        <w:rPr>
          <w:sz w:val="22"/>
          <w:szCs w:val="22"/>
        </w:rPr>
      </w:pPr>
      <w:r>
        <w:rPr>
          <w:sz w:val="22"/>
          <w:szCs w:val="22"/>
          <w:rtl w:val="0"/>
          <w:lang w:val="en-US"/>
        </w:rPr>
        <w:t xml:space="preserve">Establish a Console session to a Cisco Switch and follow the steps below to perform the given tasks:                  </w:t>
      </w:r>
    </w:p>
    <w:p>
      <w:pPr>
        <w:pStyle w:val="List Paragraph"/>
        <w:numPr>
          <w:ilvl w:val="0"/>
          <w:numId w:val="5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Configure the time on the device as 7:45 pm of 17</w:t>
      </w:r>
      <w:r>
        <w:rPr>
          <w:outline w:val="0"/>
          <w:color w:val="262626"/>
          <w:sz w:val="22"/>
          <w:szCs w:val="22"/>
          <w:u w:color="262626"/>
          <w:vertAlign w:val="superscript"/>
          <w:rtl w:val="0"/>
          <w:lang w:val="en-US"/>
          <w14:textFill>
            <w14:solidFill>
              <w14:srgbClr w14:val="262626"/>
            </w14:solidFill>
          </w14:textFill>
        </w:rPr>
        <w:t>th</w:t>
      </w:r>
      <w:r>
        <w:rPr>
          <w:outline w:val="0"/>
          <w:color w:val="262626"/>
          <w:sz w:val="22"/>
          <w:szCs w:val="22"/>
          <w:u w:color="262626"/>
          <w:rtl w:val="0"/>
          <w:lang w:val="en-US"/>
          <w14:textFill>
            <w14:solidFill>
              <w14:srgbClr w14:val="262626"/>
            </w14:solidFill>
          </w14:textFill>
        </w:rPr>
        <w:t xml:space="preserve"> March 2020</w:t>
      </w:r>
    </w:p>
    <w:p>
      <w:pPr>
        <w:pStyle w:val="List Paragraph"/>
        <w:numPr>
          <w:ilvl w:val="0"/>
          <w:numId w:val="5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Configure the hostname of the device as CCNA</w:t>
      </w:r>
    </w:p>
    <w:p>
      <w:pPr>
        <w:pStyle w:val="List Paragraph"/>
        <w:numPr>
          <w:ilvl w:val="0"/>
          <w:numId w:val="5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Disable DNS Lookups</w:t>
      </w:r>
    </w:p>
    <w:p>
      <w:pPr>
        <w:pStyle w:val="List Paragraph"/>
        <w:numPr>
          <w:ilvl w:val="0"/>
          <w:numId w:val="5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Configure a Banner message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Authorized access only...!!</w:t>
      </w:r>
      <w:r>
        <w:rPr>
          <w:outline w:val="0"/>
          <w:color w:val="262626"/>
          <w:sz w:val="22"/>
          <w:szCs w:val="22"/>
          <w:u w:color="262626"/>
          <w:rtl w:val="0"/>
          <w:lang w:val="en-US"/>
          <w14:textFill>
            <w14:solidFill>
              <w14:srgbClr w14:val="262626"/>
            </w14:solidFill>
          </w14:textFill>
        </w:rPr>
        <w:t>”</w:t>
      </w:r>
    </w:p>
    <w:p>
      <w:pPr>
        <w:pStyle w:val="List Paragraph"/>
        <w:numPr>
          <w:ilvl w:val="0"/>
          <w:numId w:val="5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Secure access to the Console using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cisco12345</w:t>
      </w:r>
      <w:r>
        <w:rPr>
          <w:outline w:val="0"/>
          <w:color w:val="262626"/>
          <w:sz w:val="22"/>
          <w:szCs w:val="22"/>
          <w:u w:color="262626"/>
          <w:rtl w:val="0"/>
          <w:lang w:val="en-US"/>
          <w14:textFill>
            <w14:solidFill>
              <w14:srgbClr w14:val="262626"/>
            </w14:solidFill>
          </w14:textFill>
        </w:rPr>
        <w:t xml:space="preserve">” </w:t>
      </w:r>
      <w:r>
        <w:rPr>
          <w:outline w:val="0"/>
          <w:color w:val="262626"/>
          <w:sz w:val="22"/>
          <w:szCs w:val="22"/>
          <w:u w:color="262626"/>
          <w:rtl w:val="0"/>
          <w:lang w:val="en-US"/>
          <w14:textFill>
            <w14:solidFill>
              <w14:srgbClr w14:val="262626"/>
            </w14:solidFill>
          </w14:textFill>
        </w:rPr>
        <w:t>as the password</w:t>
      </w:r>
    </w:p>
    <w:p>
      <w:pPr>
        <w:pStyle w:val="List Paragraph"/>
        <w:numPr>
          <w:ilvl w:val="0"/>
          <w:numId w:val="5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Secure access to the Privileged-Exec mode using a MD-5 encrypted password of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cisco</w:t>
      </w:r>
      <w:r>
        <w:rPr>
          <w:outline w:val="0"/>
          <w:color w:val="262626"/>
          <w:sz w:val="22"/>
          <w:szCs w:val="22"/>
          <w:u w:color="262626"/>
          <w:rtl w:val="0"/>
          <w:lang w:val="en-US"/>
          <w14:textFill>
            <w14:solidFill>
              <w14:srgbClr w14:val="262626"/>
            </w14:solidFill>
          </w14:textFill>
        </w:rPr>
        <w:t>”</w:t>
      </w:r>
    </w:p>
    <w:p>
      <w:pPr>
        <w:pStyle w:val="List Paragraph"/>
        <w:numPr>
          <w:ilvl w:val="0"/>
          <w:numId w:val="5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Verify that the Banner and the Password Security is working</w:t>
      </w:r>
    </w:p>
    <w:p>
      <w:pPr>
        <w:pStyle w:val="List Paragraph"/>
        <w:numPr>
          <w:ilvl w:val="0"/>
          <w:numId w:val="5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Check the Running Configuration</w:t>
      </w:r>
    </w:p>
    <w:p>
      <w:pPr>
        <w:pStyle w:val="List Paragraph"/>
        <w:numPr>
          <w:ilvl w:val="0"/>
          <w:numId w:val="5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Apply automatic Type-7 encryption to all clear-text passwords</w:t>
      </w:r>
    </w:p>
    <w:p>
      <w:pPr>
        <w:pStyle w:val="List Paragraph"/>
        <w:numPr>
          <w:ilvl w:val="0"/>
          <w:numId w:val="5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Save your Running Configuration and Reboot the device</w:t>
      </w:r>
    </w:p>
    <w:p>
      <w:pPr>
        <w:pStyle w:val="List Paragraph"/>
        <w:numPr>
          <w:ilvl w:val="0"/>
          <w:numId w:val="5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Erase the configuration and Reboot the device</w:t>
      </w:r>
    </w:p>
    <w:p>
      <w:pPr>
        <w:pStyle w:val="Body"/>
        <w:tabs>
          <w:tab w:val="left" w:pos="709"/>
          <w:tab w:val="left" w:pos="860"/>
        </w:tabs>
        <w:spacing w:line="240" w:lineRule="auto"/>
        <w:rPr>
          <w:b w:val="1"/>
          <w:bCs w:val="1"/>
          <w:outline w:val="0"/>
          <w:color w:val="262626"/>
          <w:sz w:val="10"/>
          <w:szCs w:val="10"/>
          <w:u w:color="262626"/>
          <w14:textFill>
            <w14:solidFill>
              <w14:srgbClr w14:val="262626"/>
            </w14:solidFill>
          </w14:textFill>
        </w:rPr>
      </w:pPr>
    </w:p>
    <w:p>
      <w:pPr>
        <w:pStyle w:val="Heading 2"/>
      </w:pPr>
      <w:bookmarkStart w:name="_Toc29" w:id="37"/>
      <w:r>
        <w:rPr>
          <w:rFonts w:cs="Arial Unicode MS" w:eastAsia="Arial Unicode MS"/>
          <w:rtl w:val="0"/>
          <w:lang w:val="en-US"/>
        </w:rPr>
        <w:t>Step 1: Task 1 to Task 7</w:t>
      </w:r>
      <w:bookmarkEnd w:id="37"/>
    </w:p>
    <w:p>
      <w:pPr>
        <w:pStyle w:val="Body"/>
        <w:tabs>
          <w:tab w:val="left" w:pos="709"/>
          <w:tab w:val="left" w:pos="860"/>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Refer to Lab-2 and Lab-3 for the required steps.</w:t>
      </w:r>
    </w:p>
    <w:p>
      <w:pPr>
        <w:pStyle w:val="Body"/>
        <w:tabs>
          <w:tab w:val="left" w:pos="709"/>
          <w:tab w:val="left" w:pos="860"/>
        </w:tabs>
        <w:rPr>
          <w:outline w:val="0"/>
          <w:color w:val="262626"/>
          <w:sz w:val="2"/>
          <w:szCs w:val="2"/>
          <w:u w:color="262626"/>
          <w14:textFill>
            <w14:solidFill>
              <w14:srgbClr w14:val="262626"/>
            </w14:solidFill>
          </w14:textFill>
        </w:rPr>
      </w:pPr>
    </w:p>
    <w:p>
      <w:pPr>
        <w:pStyle w:val="Heading 2"/>
      </w:pPr>
      <w:bookmarkStart w:name="_Toc30" w:id="38"/>
      <w:r>
        <w:rPr>
          <w:rFonts w:cs="Arial Unicode MS" w:eastAsia="Arial Unicode MS"/>
          <w:rtl w:val="0"/>
          <w:lang w:val="en-US"/>
        </w:rPr>
        <w:t>Step 2: Check the Running Configuration</w:t>
      </w:r>
      <w:bookmarkEnd w:id="38"/>
    </w:p>
    <w:p>
      <w:pPr>
        <w:pStyle w:val="Body"/>
        <w:tabs>
          <w:tab w:val="left" w:pos="709"/>
          <w:tab w:val="left" w:pos="860"/>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All the changes made to the configuration go to the Running Configuration file stored in the RAM and affects the operation of the device immediately. </w:t>
      </w:r>
    </w:p>
    <w:p>
      <w:pPr>
        <w:pStyle w:val="List Paragraph"/>
        <w:numPr>
          <w:ilvl w:val="0"/>
          <w:numId w:val="5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Command used to check the Running-Configuration:</w:t>
      </w:r>
    </w:p>
    <w:p>
      <w:pPr>
        <w:pStyle w:val="List Paragraph"/>
        <w:tabs>
          <w:tab w:val="left" w:pos="709"/>
          <w:tab w:val="left" w:pos="860"/>
        </w:tabs>
        <w:rPr>
          <w:b w:val="1"/>
          <w:bCs w:val="1"/>
          <w:outline w:val="0"/>
          <w:color w:val="0070c0"/>
          <w:sz w:val="22"/>
          <w:szCs w:val="22"/>
          <w:u w:color="0070c0"/>
          <w14:textFill>
            <w14:solidFill>
              <w14:srgbClr w14:val="0070C0"/>
            </w14:solidFill>
          </w14:textFill>
        </w:rPr>
      </w:pPr>
      <w:r>
        <w:rPr>
          <w:b w:val="1"/>
          <w:bCs w:val="1"/>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 xml:space="preserve"> </w:t>
      </w:r>
      <w:r>
        <w:rPr>
          <w:b w:val="1"/>
          <w:bCs w:val="1"/>
          <w:outline w:val="0"/>
          <w:color w:val="0070c0"/>
          <w:sz w:val="22"/>
          <w:szCs w:val="22"/>
          <w:u w:color="0070c0"/>
          <w:rtl w:val="0"/>
          <w:lang w:val="en-US"/>
          <w14:textFill>
            <w14:solidFill>
              <w14:srgbClr w14:val="0070C0"/>
            </w14:solidFill>
          </w14:textFill>
        </w:rPr>
        <w:t>show running-config</w:t>
      </w:r>
    </w:p>
    <w:p>
      <w:pPr>
        <w:pStyle w:val="List Paragraph"/>
        <w:tabs>
          <w:tab w:val="left" w:pos="709"/>
          <w:tab w:val="left" w:pos="860"/>
        </w:tabs>
        <w:rPr>
          <w:b w:val="1"/>
          <w:bCs w:val="1"/>
          <w:outline w:val="0"/>
          <w:color w:val="0070c0"/>
          <w:sz w:val="22"/>
          <w:szCs w:val="22"/>
          <w:u w:color="0070c0"/>
          <w14:textFill>
            <w14:solidFill>
              <w14:srgbClr w14:val="0070C0"/>
            </w14:solidFill>
          </w14:textFill>
        </w:rPr>
      </w:pPr>
    </w:p>
    <w:p>
      <w:pPr>
        <w:pStyle w:val="List Paragraph"/>
        <w:numPr>
          <w:ilvl w:val="0"/>
          <w:numId w:val="56"/>
        </w:numPr>
        <w:bidi w:val="0"/>
        <w:ind w:right="0"/>
        <w:jc w:val="left"/>
        <w:rPr>
          <w:b w:val="1"/>
          <w:bCs w:val="1"/>
          <w:outline w:val="0"/>
          <w:color w:val="0070c0"/>
          <w:sz w:val="22"/>
          <w:szCs w:val="22"/>
          <w:rtl w:val="0"/>
          <w:lang w:val="en-US"/>
          <w14:textFill>
            <w14:solidFill>
              <w14:srgbClr w14:val="0070C0"/>
            </w14:solidFill>
          </w14:textFill>
        </w:rPr>
      </w:pPr>
      <w:r>
        <w:rPr>
          <w:b w:val="0"/>
          <w:bCs w:val="0"/>
          <w:outline w:val="0"/>
          <w:color w:val="000000"/>
          <w:sz w:val="22"/>
          <w:szCs w:val="22"/>
          <w:rtl w:val="0"/>
          <w:lang w:val="en-US"/>
          <w14:textFill>
            <w14:solidFill>
              <w14:srgbClr w14:val="000000"/>
            </w14:solidFill>
          </w14:textFill>
        </w:rPr>
        <w:t>The changes made to the configuration in Tasks 1 to 4 should now reflect in the Running Configuration.</w:t>
      </w:r>
    </w:p>
    <w:p>
      <w:pPr>
        <w:pStyle w:val="List Paragraph"/>
        <w:tabs>
          <w:tab w:val="left" w:pos="709"/>
          <w:tab w:val="left" w:pos="860"/>
        </w:tabs>
        <w:rPr>
          <w:b w:val="1"/>
          <w:bCs w:val="1"/>
          <w:outline w:val="0"/>
          <w:color w:val="0070c0"/>
          <w:sz w:val="22"/>
          <w:szCs w:val="22"/>
          <w:u w:color="0070c0"/>
          <w14:textFill>
            <w14:solidFill>
              <w14:srgbClr w14:val="0070C0"/>
            </w14:solidFill>
          </w14:textFill>
        </w:rPr>
      </w:pPr>
    </w:p>
    <w:p>
      <w:pPr>
        <w:pStyle w:val="Heading 2"/>
      </w:pPr>
      <w:bookmarkStart w:name="_Toc31" w:id="39"/>
      <w:r>
        <w:rPr>
          <w:rFonts w:cs="Arial Unicode MS" w:eastAsia="Arial Unicode MS"/>
          <w:rtl w:val="0"/>
          <w:lang w:val="en-US"/>
        </w:rPr>
        <w:t>Step 3: Apply automatic Type-7 encryption to all clear text passwords</w:t>
      </w:r>
      <w:bookmarkEnd w:id="39"/>
    </w:p>
    <w:p>
      <w:pPr>
        <w:pStyle w:val="Body"/>
        <w:tabs>
          <w:tab w:val="left" w:pos="709"/>
          <w:tab w:val="left" w:pos="860"/>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Check the Running Configuration for the Console line, the password is in clear text. </w:t>
      </w:r>
    </w:p>
    <w:p>
      <w:pPr>
        <w:pStyle w:val="List Paragraph"/>
        <w:numPr>
          <w:ilvl w:val="0"/>
          <w:numId w:val="57"/>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 command that can automatically encrypt all the clear text passwords:</w:t>
      </w:r>
    </w:p>
    <w:p>
      <w:pPr>
        <w:pStyle w:val="List Paragraph"/>
        <w:tabs>
          <w:tab w:val="left" w:pos="709"/>
          <w:tab w:val="left" w:pos="860"/>
        </w:tabs>
        <w:rPr>
          <w:b w:val="1"/>
          <w:bCs w:val="1"/>
          <w:outline w:val="0"/>
          <w:color w:val="0070c0"/>
          <w:sz w:val="22"/>
          <w:szCs w:val="22"/>
          <w:u w:color="0070c0"/>
          <w14:textFill>
            <w14:solidFill>
              <w14:srgbClr w14:val="0070C0"/>
            </w14:solidFill>
          </w14:textFill>
        </w:rPr>
      </w:pPr>
      <w:r>
        <mc:AlternateContent>
          <mc:Choice Requires="wps">
            <w:drawing xmlns:a="http://schemas.openxmlformats.org/drawingml/2006/main">
              <wp:anchor distT="0" distB="0" distL="0" distR="0" simplePos="0" relativeHeight="251651072" behindDoc="1" locked="0" layoutInCell="1" allowOverlap="1">
                <wp:simplePos x="0" y="0"/>
                <wp:positionH relativeFrom="column">
                  <wp:posOffset>-19367</wp:posOffset>
                </wp:positionH>
                <wp:positionV relativeFrom="line">
                  <wp:posOffset>2984182</wp:posOffset>
                </wp:positionV>
                <wp:extent cx="6406516" cy="0"/>
                <wp:effectExtent l="0" t="0" r="0" b="0"/>
                <wp:wrapNone/>
                <wp:docPr id="1073741848" name="officeArt object" descr="Shape 170"/>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37" style="visibility:visible;position:absolute;margin-left:-1.5pt;margin-top:235.0pt;width:504.5pt;height:0.0pt;z-index:-251665408;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mc:AlternateContent>
          <mc:Choice Requires="wps">
            <w:drawing xmlns:a="http://schemas.openxmlformats.org/drawingml/2006/main">
              <wp:anchor distT="0" distB="0" distL="0" distR="0" simplePos="0" relativeHeight="251650048" behindDoc="1" locked="0" layoutInCell="1" allowOverlap="1">
                <wp:simplePos x="0" y="0"/>
                <wp:positionH relativeFrom="column">
                  <wp:posOffset>-19367</wp:posOffset>
                </wp:positionH>
                <wp:positionV relativeFrom="line">
                  <wp:posOffset>2717482</wp:posOffset>
                </wp:positionV>
                <wp:extent cx="6406516" cy="0"/>
                <wp:effectExtent l="0" t="0" r="0" b="0"/>
                <wp:wrapNone/>
                <wp:docPr id="1073741849" name="officeArt object" descr="Shape 169"/>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38" style="visibility:visible;position:absolute;margin-left:-1.5pt;margin-top:214.0pt;width:504.5pt;height:0.0pt;z-index:-251666432;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mc:AlternateContent>
          <mc:Choice Requires="wps">
            <w:drawing xmlns:a="http://schemas.openxmlformats.org/drawingml/2006/main">
              <wp:anchor distT="0" distB="0" distL="0" distR="0" simplePos="0" relativeHeight="251648000" behindDoc="1" locked="0" layoutInCell="1" allowOverlap="1">
                <wp:simplePos x="0" y="0"/>
                <wp:positionH relativeFrom="column">
                  <wp:posOffset>-19367</wp:posOffset>
                </wp:positionH>
                <wp:positionV relativeFrom="line">
                  <wp:posOffset>2191702</wp:posOffset>
                </wp:positionV>
                <wp:extent cx="6406516" cy="0"/>
                <wp:effectExtent l="0" t="0" r="0" b="0"/>
                <wp:wrapNone/>
                <wp:docPr id="1073741850" name="officeArt object" descr="Shape 167"/>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39" style="visibility:visible;position:absolute;margin-left:-1.5pt;margin-top:172.6pt;width:504.5pt;height:0.0pt;z-index:-251668480;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mc:AlternateContent>
          <mc:Choice Requires="wps">
            <w:drawing xmlns:a="http://schemas.openxmlformats.org/drawingml/2006/main">
              <wp:anchor distT="0" distB="0" distL="0" distR="0" simplePos="0" relativeHeight="251649024" behindDoc="1" locked="0" layoutInCell="1" allowOverlap="1">
                <wp:simplePos x="0" y="0"/>
                <wp:positionH relativeFrom="column">
                  <wp:posOffset>-19367</wp:posOffset>
                </wp:positionH>
                <wp:positionV relativeFrom="line">
                  <wp:posOffset>2458402</wp:posOffset>
                </wp:positionV>
                <wp:extent cx="6406516" cy="0"/>
                <wp:effectExtent l="0" t="0" r="0" b="0"/>
                <wp:wrapNone/>
                <wp:docPr id="1073741851" name="officeArt object" descr="Shape 168"/>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40" style="visibility:visible;position:absolute;margin-left:-1.5pt;margin-top:193.6pt;width:504.5pt;height:0.0pt;z-index:-251667456;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b w:val="1"/>
          <w:bCs w:val="1"/>
          <w:outline w:val="0"/>
          <w:color w:val="262626"/>
          <w:sz w:val="22"/>
          <w:szCs w:val="22"/>
          <w:u w:color="262626"/>
          <w:rtl w:val="0"/>
          <w:lang w:val="en-US"/>
          <w14:textFill>
            <w14:solidFill>
              <w14:srgbClr w14:val="262626"/>
            </w14:solidFill>
          </w14:textFill>
        </w:rPr>
        <w:t xml:space="preserve">(config)# </w:t>
      </w:r>
      <w:r>
        <w:rPr>
          <w:b w:val="1"/>
          <w:bCs w:val="1"/>
          <w:outline w:val="0"/>
          <w:color w:val="0070c0"/>
          <w:sz w:val="22"/>
          <w:szCs w:val="22"/>
          <w:u w:color="0070c0"/>
          <w:rtl w:val="0"/>
          <w:lang w:val="en-US"/>
          <w14:textFill>
            <w14:solidFill>
              <w14:srgbClr w14:val="0070C0"/>
            </w14:solidFill>
          </w14:textFill>
        </w:rPr>
        <w:t>service password-encryption</w:t>
      </w:r>
    </w:p>
    <w:p>
      <w:pPr>
        <w:pStyle w:val="List Paragraph"/>
        <w:tabs>
          <w:tab w:val="left" w:pos="709"/>
          <w:tab w:val="left" w:pos="860"/>
        </w:tabs>
        <w:rPr>
          <w:b w:val="1"/>
          <w:bCs w:val="1"/>
          <w:outline w:val="0"/>
          <w:color w:val="0070c0"/>
          <w:sz w:val="12"/>
          <w:szCs w:val="12"/>
          <w:u w:color="0070c0"/>
          <w14:textFill>
            <w14:solidFill>
              <w14:srgbClr w14:val="0070C0"/>
            </w14:solidFill>
          </w14:textFill>
        </w:rPr>
      </w:pPr>
    </w:p>
    <w:p>
      <w:pPr>
        <w:pStyle w:val="List Paragraph"/>
        <w:numPr>
          <w:ilvl w:val="0"/>
          <w:numId w:val="59"/>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Password for the Console line in the Running Configuration should now be encrypted.</w:t>
      </w:r>
    </w:p>
    <w:p>
      <w:pPr>
        <w:pStyle w:val="List Paragraph"/>
        <w:tabs>
          <w:tab w:val="left" w:pos="709"/>
          <w:tab w:val="left" w:pos="860"/>
        </w:tabs>
        <w:rPr>
          <w:outline w:val="0"/>
          <w:color w:val="262626"/>
          <w:sz w:val="22"/>
          <w:szCs w:val="22"/>
          <w:u w:color="262626"/>
          <w14:textFill>
            <w14:solidFill>
              <w14:srgbClr w14:val="262626"/>
            </w14:solidFill>
          </w14:textFill>
        </w:rPr>
      </w:pPr>
    </w:p>
    <w:p>
      <w:pPr>
        <w:pStyle w:val="List Paragraph"/>
        <w:tabs>
          <w:tab w:val="left" w:pos="709"/>
          <w:tab w:val="left" w:pos="860"/>
        </w:tabs>
        <w:rPr>
          <w:outline w:val="0"/>
          <w:color w:val="262626"/>
          <w:sz w:val="22"/>
          <w:szCs w:val="22"/>
          <w:u w:color="262626"/>
          <w14:textFill>
            <w14:solidFill>
              <w14:srgbClr w14:val="262626"/>
            </w14:solidFill>
          </w14:textFill>
        </w:rPr>
      </w:pPr>
    </w:p>
    <w:p>
      <w:pPr>
        <w:pStyle w:val="Body"/>
        <w:tabs>
          <w:tab w:val="left" w:pos="709"/>
          <w:tab w:val="left" w:pos="860"/>
        </w:tabs>
        <w:rPr>
          <w:outline w:val="0"/>
          <w:color w:val="262626"/>
          <w:sz w:val="22"/>
          <w:szCs w:val="22"/>
          <w:u w:color="262626"/>
          <w14:textFill>
            <w14:solidFill>
              <w14:srgbClr w14:val="262626"/>
            </w14:solidFill>
          </w14:textFill>
        </w:rPr>
      </w:pPr>
    </w:p>
    <w:p>
      <w:pPr>
        <w:pStyle w:val="Heading 2"/>
      </w:pPr>
      <w:bookmarkStart w:name="_Toc32" w:id="40"/>
      <w:r>
        <w:rPr>
          <w:rFonts w:cs="Arial Unicode MS" w:eastAsia="Arial Unicode MS"/>
          <w:rtl w:val="0"/>
          <w:lang w:val="en-US"/>
        </w:rPr>
        <w:t>Step 4: Saving the Running Configuration</w:t>
      </w:r>
      <w:bookmarkEnd w:id="40"/>
    </w:p>
    <w:p>
      <w:pPr>
        <w:pStyle w:val="Body"/>
        <w:tabs>
          <w:tab w:val="left" w:pos="709"/>
          <w:tab w:val="left" w:pos="860"/>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To save the changes made to the configuration, the user must copy the Running Configuration file from the RAM to the Startup Configuration file in the NVRAM.</w:t>
      </w:r>
    </w:p>
    <w:p>
      <w:pPr>
        <w:pStyle w:val="List Paragraph"/>
        <w:numPr>
          <w:ilvl w:val="0"/>
          <w:numId w:val="57"/>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After the device reboots, configure the hostname again and then save your Running Configuration:</w:t>
      </w:r>
    </w:p>
    <w:p>
      <w:pPr>
        <w:pStyle w:val="List Paragraph"/>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 </w:t>
      </w:r>
      <w:r>
        <w:rPr>
          <w:b w:val="1"/>
          <w:bCs w:val="1"/>
          <w:outline w:val="0"/>
          <w:color w:val="0070c0"/>
          <w:sz w:val="22"/>
          <w:szCs w:val="22"/>
          <w:u w:color="0070c0"/>
          <w:rtl w:val="0"/>
          <w:lang w:val="en-US"/>
          <w14:textFill>
            <w14:solidFill>
              <w14:srgbClr w14:val="0070C0"/>
            </w14:solidFill>
          </w14:textFill>
        </w:rPr>
        <w:t xml:space="preserve">copy </w:t>
      </w:r>
      <w:r>
        <w:rPr>
          <w:b w:val="1"/>
          <w:bCs w:val="1"/>
          <w:outline w:val="0"/>
          <w:color w:val="262626"/>
          <w:sz w:val="22"/>
          <w:szCs w:val="22"/>
          <w:u w:color="262626"/>
          <w:rtl w:val="0"/>
          <w:lang w:val="en-US"/>
          <w14:textFill>
            <w14:solidFill>
              <w14:srgbClr w14:val="262626"/>
            </w14:solidFill>
          </w14:textFill>
        </w:rPr>
        <w:t>&lt;</w:t>
      </w:r>
      <w:r>
        <w:rPr>
          <w:b w:val="1"/>
          <w:bCs w:val="1"/>
          <w:outline w:val="0"/>
          <w:color w:val="ff0000"/>
          <w:sz w:val="22"/>
          <w:szCs w:val="22"/>
          <w:u w:color="ff0000"/>
          <w:rtl w:val="0"/>
          <w:lang w:val="en-US"/>
          <w14:textFill>
            <w14:solidFill>
              <w14:srgbClr w14:val="FF0000"/>
            </w14:solidFill>
          </w14:textFill>
        </w:rPr>
        <w:t>source</w:t>
      </w:r>
      <w:r>
        <w:rPr>
          <w:b w:val="1"/>
          <w:bCs w:val="1"/>
          <w:outline w:val="0"/>
          <w:color w:val="262626"/>
          <w:sz w:val="22"/>
          <w:szCs w:val="22"/>
          <w:u w:color="262626"/>
          <w:rtl w:val="0"/>
          <w:lang w:val="en-US"/>
          <w14:textFill>
            <w14:solidFill>
              <w14:srgbClr w14:val="262626"/>
            </w14:solidFill>
          </w14:textFill>
        </w:rPr>
        <w:t>&gt; &lt;</w:t>
      </w:r>
      <w:r>
        <w:rPr>
          <w:b w:val="1"/>
          <w:bCs w:val="1"/>
          <w:outline w:val="0"/>
          <w:color w:val="ff0000"/>
          <w:sz w:val="22"/>
          <w:szCs w:val="22"/>
          <w:u w:color="ff0000"/>
          <w:rtl w:val="0"/>
          <w:lang w:val="en-US"/>
          <w14:textFill>
            <w14:solidFill>
              <w14:srgbClr w14:val="FF0000"/>
            </w14:solidFill>
          </w14:textFill>
        </w:rPr>
        <w:t>destination</w:t>
      </w:r>
      <w:r>
        <w:rPr>
          <w:b w:val="1"/>
          <w:bCs w:val="1"/>
          <w:outline w:val="0"/>
          <w:color w:val="262626"/>
          <w:sz w:val="22"/>
          <w:szCs w:val="22"/>
          <w:u w:color="262626"/>
          <w:rtl w:val="0"/>
          <w:lang w:val="en-US"/>
          <w14:textFill>
            <w14:solidFill>
              <w14:srgbClr w14:val="262626"/>
            </w14:solidFill>
          </w14:textFill>
        </w:rPr>
        <w:t>&gt;</w:t>
      </w:r>
    </w:p>
    <w:p>
      <w:pPr>
        <w:pStyle w:val="List Paragraph"/>
        <w:tabs>
          <w:tab w:val="left" w:pos="709"/>
          <w:tab w:val="left" w:pos="860"/>
        </w:tabs>
        <w:rPr>
          <w:outline w:val="0"/>
          <w:color w:val="0070c0"/>
          <w:sz w:val="22"/>
          <w:szCs w:val="22"/>
          <w:u w:color="0070c0"/>
          <w14:textFill>
            <w14:solidFill>
              <w14:srgbClr w14:val="0070C0"/>
            </w14:solidFill>
          </w14:textFill>
        </w:rPr>
      </w:pPr>
      <w:r>
        <w:rPr>
          <w:b w:val="1"/>
          <w:bCs w:val="1"/>
          <w:outline w:val="0"/>
          <w:color w:val="262626"/>
          <w:sz w:val="22"/>
          <w:szCs w:val="22"/>
          <w:u w:color="262626"/>
          <w:rtl w:val="0"/>
          <w:lang w:val="en-US"/>
          <w14:textFill>
            <w14:solidFill>
              <w14:srgbClr w14:val="262626"/>
            </w14:solidFill>
          </w14:textFill>
        </w:rPr>
        <w:t xml:space="preserve"># </w:t>
      </w:r>
      <w:r>
        <w:rPr>
          <w:b w:val="1"/>
          <w:bCs w:val="1"/>
          <w:outline w:val="0"/>
          <w:color w:val="0070c0"/>
          <w:sz w:val="22"/>
          <w:szCs w:val="22"/>
          <w:u w:color="0070c0"/>
          <w:rtl w:val="0"/>
          <w:lang w:val="en-US"/>
          <w14:textFill>
            <w14:solidFill>
              <w14:srgbClr w14:val="0070C0"/>
            </w14:solidFill>
          </w14:textFill>
        </w:rPr>
        <w:t xml:space="preserve">copy </w:t>
      </w:r>
      <w:r>
        <w:rPr>
          <w:b w:val="1"/>
          <w:bCs w:val="1"/>
          <w:outline w:val="0"/>
          <w:color w:val="ff0000"/>
          <w:sz w:val="22"/>
          <w:szCs w:val="22"/>
          <w:u w:color="ff0000"/>
          <w:rtl w:val="0"/>
          <w:lang w:val="en-US"/>
          <w14:textFill>
            <w14:solidFill>
              <w14:srgbClr w14:val="FF0000"/>
            </w14:solidFill>
          </w14:textFill>
        </w:rPr>
        <w:t>running-config startup-config (</w:t>
      </w:r>
      <w:r>
        <w:rPr>
          <w:outline w:val="0"/>
          <w:color w:val="ff0000"/>
          <w:sz w:val="22"/>
          <w:szCs w:val="22"/>
          <w:u w:color="ff0000"/>
          <w:rtl w:val="0"/>
          <w:lang w:val="en-US"/>
          <w14:textFill>
            <w14:solidFill>
              <w14:srgbClr w14:val="FF0000"/>
            </w14:solidFill>
          </w14:textFill>
        </w:rPr>
        <w:t>copy run start)</w:t>
      </w:r>
    </w:p>
    <w:p>
      <w:pPr>
        <w:pStyle w:val="List Paragraph"/>
        <w:tabs>
          <w:tab w:val="left" w:pos="709"/>
          <w:tab w:val="left" w:pos="860"/>
        </w:tabs>
        <w:rPr>
          <w:outline w:val="0"/>
          <w:color w:val="ff0000"/>
          <w:sz w:val="22"/>
          <w:szCs w:val="22"/>
          <w:u w:color="ff0000"/>
          <w14:textFill>
            <w14:solidFill>
              <w14:srgbClr w14:val="FF0000"/>
            </w14:solidFill>
          </w14:textFill>
        </w:rPr>
      </w:pPr>
    </w:p>
    <w:p>
      <w:pPr>
        <w:pStyle w:val="List Paragraph"/>
        <w:numPr>
          <w:ilvl w:val="0"/>
          <w:numId w:val="57"/>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The Running Configuration will stay, if you reboot the device again.</w:t>
      </w:r>
    </w:p>
    <w:p>
      <w:pPr>
        <w:pStyle w:val="Body"/>
        <w:tabs>
          <w:tab w:val="left" w:pos="709"/>
        </w:tabs>
      </w:pPr>
    </w:p>
    <w:p>
      <w:pPr>
        <w:pStyle w:val="Heading 2"/>
        <w:rPr>
          <w:sz w:val="22"/>
          <w:szCs w:val="22"/>
        </w:rPr>
      </w:pPr>
      <w:bookmarkStart w:name="_Toc33" w:id="41"/>
      <w:r>
        <w:rPr>
          <w:rFonts w:cs="Arial Unicode MS" w:eastAsia="Arial Unicode MS"/>
          <w:rtl w:val="0"/>
          <w:lang w:val="en-US"/>
        </w:rPr>
        <w:t>Step 5: Reboot the Device</w:t>
      </w:r>
      <w:bookmarkEnd w:id="41"/>
    </w:p>
    <w:p>
      <w:pPr>
        <w:pStyle w:val="List Paragraph"/>
        <w:tabs>
          <w:tab w:val="left" w:pos="709"/>
          <w:tab w:val="left" w:pos="860"/>
        </w:tabs>
        <w:rPr>
          <w:b w:val="1"/>
          <w:bCs w:val="1"/>
          <w:outline w:val="0"/>
          <w:color w:val="262626"/>
          <w:sz w:val="24"/>
          <w:szCs w:val="24"/>
          <w:u w:color="262626"/>
          <w14:textFill>
            <w14:solidFill>
              <w14:srgbClr w14:val="262626"/>
            </w14:solidFill>
          </w14:textFill>
        </w:rPr>
      </w:pPr>
    </w:p>
    <w:p>
      <w:pPr>
        <w:pStyle w:val="List Paragraph"/>
        <w:numPr>
          <w:ilvl w:val="0"/>
          <w:numId w:val="5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Command used to reboot the device:</w:t>
      </w:r>
    </w:p>
    <w:p>
      <w:pPr>
        <w:pStyle w:val="List Paragraph"/>
        <w:tabs>
          <w:tab w:val="left" w:pos="709"/>
          <w:tab w:val="left" w:pos="860"/>
        </w:tabs>
        <w:rPr>
          <w:b w:val="1"/>
          <w:bCs w:val="1"/>
          <w:outline w:val="0"/>
          <w:color w:val="262626"/>
          <w:sz w:val="24"/>
          <w:szCs w:val="24"/>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 </w:t>
      </w:r>
      <w:r>
        <w:rPr>
          <w:b w:val="1"/>
          <w:bCs w:val="1"/>
          <w:outline w:val="0"/>
          <w:color w:val="0070c0"/>
          <w:sz w:val="22"/>
          <w:szCs w:val="22"/>
          <w:u w:color="0070c0"/>
          <w:rtl w:val="0"/>
          <w:lang w:val="en-US"/>
          <w14:textFill>
            <w14:solidFill>
              <w14:srgbClr w14:val="0070C0"/>
            </w14:solidFill>
          </w14:textFill>
        </w:rPr>
        <w:t>reload</w:t>
      </w:r>
    </w:p>
    <w:p>
      <w:pPr>
        <w:pStyle w:val="List Paragraph"/>
        <w:tabs>
          <w:tab w:val="left" w:pos="709"/>
          <w:tab w:val="left" w:pos="860"/>
        </w:tabs>
        <w:rPr>
          <w:outline w:val="0"/>
          <w:color w:val="262626"/>
          <w:sz w:val="22"/>
          <w:szCs w:val="22"/>
          <w:u w:color="262626"/>
          <w14:textFill>
            <w14:solidFill>
              <w14:srgbClr w14:val="262626"/>
            </w14:solidFill>
          </w14:textFill>
        </w:rPr>
      </w:pPr>
    </w:p>
    <w:p>
      <w:pPr>
        <w:pStyle w:val="List Paragraph"/>
        <w:numPr>
          <w:ilvl w:val="0"/>
          <w:numId w:val="59"/>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Since, the Running Configuration was saved in step 4, your configuration is going to stay after the reboot.</w:t>
      </w:r>
    </w:p>
    <w:p>
      <w:pPr>
        <w:pStyle w:val="Body"/>
        <w:tabs>
          <w:tab w:val="left" w:pos="709"/>
        </w:tabs>
      </w:pPr>
    </w:p>
    <w:p>
      <w:pPr>
        <w:pStyle w:val="Heading 2"/>
      </w:pPr>
      <w:bookmarkStart w:name="_Toc34" w:id="42"/>
      <w:r>
        <w:rPr>
          <w:rFonts w:cs="Arial Unicode MS" w:eastAsia="Arial Unicode MS"/>
          <w:rtl w:val="0"/>
          <w:lang w:val="en-US"/>
        </w:rPr>
        <w:t>Step 6: Erase the Configuration</w:t>
      </w:r>
      <w:bookmarkEnd w:id="42"/>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In order to reset a switch to its default configuration, the user must erase the startup configuration in the NVRAM and the VLAN database file in the Flash.</w:t>
      </w:r>
    </w:p>
    <w:p>
      <w:pPr>
        <w:pStyle w:val="List Paragraph"/>
        <w:numPr>
          <w:ilvl w:val="0"/>
          <w:numId w:val="60"/>
        </w:numPr>
        <w:bidi w:val="0"/>
        <w:ind w:right="0"/>
        <w:jc w:val="left"/>
        <w:rPr>
          <w:b w:val="1"/>
          <w:bCs w:val="1"/>
          <w:sz w:val="22"/>
          <w:szCs w:val="22"/>
          <w:rtl w:val="0"/>
          <w:lang w:val="en-US"/>
        </w:rPr>
      </w:pPr>
      <w:r>
        <w:rPr>
          <w:b w:val="0"/>
          <w:bCs w:val="0"/>
          <w:sz w:val="22"/>
          <w:szCs w:val="22"/>
          <w:rtl w:val="0"/>
          <w:lang w:val="en-US"/>
        </w:rPr>
        <w:t xml:space="preserve">Command used to remove the Startup Configuration: </w:t>
      </w:r>
    </w:p>
    <w:p>
      <w:pPr>
        <w:pStyle w:val="List Paragraph"/>
        <w:tabs>
          <w:tab w:val="left" w:pos="709"/>
        </w:tabs>
        <w:rPr>
          <w:b w:val="1"/>
          <w:bCs w:val="1"/>
          <w:outline w:val="0"/>
          <w:color w:val="0070c0"/>
          <w:sz w:val="22"/>
          <w:szCs w:val="22"/>
          <w:u w:color="0070c0"/>
          <w14:textFill>
            <w14:solidFill>
              <w14:srgbClr w14:val="0070C0"/>
            </w14:solidFill>
          </w14:textFill>
        </w:rPr>
      </w:pPr>
      <w:r>
        <w:rPr>
          <w:b w:val="1"/>
          <w:bCs w:val="1"/>
          <w:sz w:val="22"/>
          <w:szCs w:val="22"/>
          <w:rtl w:val="0"/>
          <w:lang w:val="en-US"/>
        </w:rPr>
        <w:t xml:space="preserve"># </w:t>
      </w:r>
      <w:r>
        <w:rPr>
          <w:b w:val="1"/>
          <w:bCs w:val="1"/>
          <w:outline w:val="0"/>
          <w:color w:val="0070c0"/>
          <w:sz w:val="22"/>
          <w:szCs w:val="22"/>
          <w:u w:color="0070c0"/>
          <w:rtl w:val="0"/>
          <w:lang w:val="en-US"/>
          <w14:textFill>
            <w14:solidFill>
              <w14:srgbClr w14:val="0070C0"/>
            </w14:solidFill>
          </w14:textFill>
        </w:rPr>
        <w:t>erase startup-config</w:t>
      </w:r>
    </w:p>
    <w:p>
      <w:pPr>
        <w:pStyle w:val="Body"/>
        <w:tabs>
          <w:tab w:val="left" w:pos="709"/>
        </w:tabs>
        <w:ind w:firstLine="720"/>
        <w:rPr>
          <w:b w:val="1"/>
          <w:bCs w:val="1"/>
          <w:sz w:val="22"/>
          <w:szCs w:val="22"/>
        </w:rPr>
      </w:pPr>
      <w:r>
        <w:drawing xmlns:a="http://schemas.openxmlformats.org/drawingml/2006/main">
          <wp:inline distT="0" distB="0" distL="0" distR="0">
            <wp:extent cx="5973318" cy="676113"/>
            <wp:effectExtent l="0" t="0" r="0" b="0"/>
            <wp:docPr id="1073741852" name="officeArt object" descr="Picture 10"/>
            <wp:cNvGraphicFramePr/>
            <a:graphic xmlns:a="http://schemas.openxmlformats.org/drawingml/2006/main">
              <a:graphicData uri="http://schemas.openxmlformats.org/drawingml/2006/picture">
                <pic:pic xmlns:pic="http://schemas.openxmlformats.org/drawingml/2006/picture">
                  <pic:nvPicPr>
                    <pic:cNvPr id="1073741852" name="Picture 10" descr="Picture 10"/>
                    <pic:cNvPicPr>
                      <a:picLocks noChangeAspect="1"/>
                    </pic:cNvPicPr>
                  </pic:nvPicPr>
                  <pic:blipFill>
                    <a:blip r:embed="rId20">
                      <a:extLst/>
                    </a:blip>
                    <a:stretch>
                      <a:fillRect/>
                    </a:stretch>
                  </pic:blipFill>
                  <pic:spPr>
                    <a:xfrm>
                      <a:off x="0" y="0"/>
                      <a:ext cx="5973318" cy="676113"/>
                    </a:xfrm>
                    <a:prstGeom prst="rect">
                      <a:avLst/>
                    </a:prstGeom>
                    <a:ln w="38100" cap="sq">
                      <a:solidFill>
                        <a:srgbClr val="000000"/>
                      </a:solidFill>
                      <a:prstDash val="solid"/>
                      <a:miter lim="800000"/>
                    </a:ln>
                    <a:effectLst>
                      <a:outerShdw sx="100000" sy="100000" kx="0" ky="0" algn="b" rotWithShape="0" blurRad="50800" dist="38100" dir="2700000">
                        <a:srgbClr val="000000">
                          <a:alpha val="43000"/>
                        </a:srgbClr>
                      </a:outerShdw>
                    </a:effectLst>
                  </pic:spPr>
                </pic:pic>
              </a:graphicData>
            </a:graphic>
          </wp:inline>
        </w:drawing>
      </w:r>
    </w:p>
    <w:p>
      <w:pPr>
        <w:pStyle w:val="List Paragraph"/>
        <w:numPr>
          <w:ilvl w:val="0"/>
          <w:numId w:val="60"/>
        </w:numPr>
        <w:bidi w:val="0"/>
        <w:ind w:right="0"/>
        <w:jc w:val="left"/>
        <w:rPr>
          <w:b w:val="1"/>
          <w:bCs w:val="1"/>
          <w:sz w:val="22"/>
          <w:szCs w:val="22"/>
          <w:rtl w:val="0"/>
          <w:lang w:val="en-US"/>
        </w:rPr>
      </w:pPr>
      <w:r>
        <w:rPr>
          <w:b w:val="0"/>
          <w:bCs w:val="0"/>
          <w:sz w:val="22"/>
          <w:szCs w:val="22"/>
          <w:rtl w:val="0"/>
          <w:lang w:val="en-US"/>
        </w:rPr>
        <w:t>Command to remove the VLAN database file:</w:t>
      </w:r>
    </w:p>
    <w:p>
      <w:pPr>
        <w:pStyle w:val="List Paragraph"/>
        <w:tabs>
          <w:tab w:val="left" w:pos="709"/>
        </w:tabs>
        <w:rPr>
          <w:b w:val="1"/>
          <w:bCs w:val="1"/>
          <w:outline w:val="0"/>
          <w:color w:val="0070c0"/>
          <w:sz w:val="22"/>
          <w:szCs w:val="22"/>
          <w:u w:color="0070c0"/>
          <w14:textFill>
            <w14:solidFill>
              <w14:srgbClr w14:val="0070C0"/>
            </w14:solidFill>
          </w14:textFill>
        </w:rPr>
      </w:pPr>
      <w:r>
        <w:rPr>
          <w:b w:val="1"/>
          <w:bCs w:val="1"/>
          <w:sz w:val="22"/>
          <w:szCs w:val="22"/>
          <w:rtl w:val="0"/>
          <w:lang w:val="en-US"/>
        </w:rPr>
        <w:t xml:space="preserve"># </w:t>
      </w:r>
      <w:r>
        <w:rPr>
          <w:b w:val="1"/>
          <w:bCs w:val="1"/>
          <w:outline w:val="0"/>
          <w:color w:val="0070c0"/>
          <w:sz w:val="22"/>
          <w:szCs w:val="22"/>
          <w:u w:color="0070c0"/>
          <w:rtl w:val="0"/>
          <w:lang w:val="en-US"/>
          <w14:textFill>
            <w14:solidFill>
              <w14:srgbClr w14:val="0070C0"/>
            </w14:solidFill>
          </w14:textFill>
        </w:rPr>
        <w:t>delete vlan.dat</w:t>
      </w:r>
    </w:p>
    <w:p>
      <w:pPr>
        <w:pStyle w:val="List Paragraph"/>
        <w:tabs>
          <w:tab w:val="left" w:pos="709"/>
        </w:tabs>
        <w:rPr>
          <w:i w:val="1"/>
          <w:iCs w:val="1"/>
          <w:sz w:val="22"/>
          <w:szCs w:val="22"/>
        </w:rPr>
      </w:pPr>
      <w:r>
        <w:rPr>
          <w:i w:val="1"/>
          <w:iCs w:val="1"/>
          <w:sz w:val="22"/>
          <w:szCs w:val="22"/>
          <w:rtl w:val="0"/>
          <w:lang w:val="en-US"/>
        </w:rPr>
        <w:t xml:space="preserve">Note: This command is </w:t>
      </w:r>
      <w:r>
        <w:rPr>
          <w:b w:val="1"/>
          <w:bCs w:val="1"/>
          <w:i w:val="1"/>
          <w:iCs w:val="1"/>
          <w:sz w:val="22"/>
          <w:szCs w:val="22"/>
          <w:rtl w:val="0"/>
          <w:lang w:val="en-US"/>
        </w:rPr>
        <w:t>only</w:t>
      </w:r>
      <w:r>
        <w:rPr>
          <w:i w:val="1"/>
          <w:iCs w:val="1"/>
          <w:sz w:val="22"/>
          <w:szCs w:val="22"/>
          <w:rtl w:val="0"/>
          <w:lang w:val="en-US"/>
        </w:rPr>
        <w:t xml:space="preserve"> required if you are working on a </w:t>
      </w:r>
      <w:r>
        <w:rPr>
          <w:b w:val="1"/>
          <w:bCs w:val="1"/>
          <w:i w:val="1"/>
          <w:iCs w:val="1"/>
          <w:sz w:val="22"/>
          <w:szCs w:val="22"/>
          <w:rtl w:val="0"/>
          <w:lang w:val="en-US"/>
        </w:rPr>
        <w:t>switch</w:t>
      </w:r>
      <w:r>
        <w:rPr>
          <w:i w:val="1"/>
          <w:iCs w:val="1"/>
          <w:sz w:val="22"/>
          <w:szCs w:val="22"/>
          <w:rtl w:val="0"/>
          <w:lang w:val="en-US"/>
        </w:rPr>
        <w:t>.</w:t>
      </w:r>
    </w:p>
    <w:p>
      <w:pPr>
        <w:pStyle w:val="Body"/>
        <w:tabs>
          <w:tab w:val="left" w:pos="709"/>
        </w:tabs>
        <w:ind w:firstLine="720"/>
      </w:pPr>
      <w:r>
        <w:drawing xmlns:a="http://schemas.openxmlformats.org/drawingml/2006/main">
          <wp:inline distT="0" distB="0" distL="0" distR="0">
            <wp:extent cx="3477953" cy="633912"/>
            <wp:effectExtent l="0" t="0" r="0" b="0"/>
            <wp:docPr id="1073741853" name="officeArt object" descr="Picture 9"/>
            <wp:cNvGraphicFramePr/>
            <a:graphic xmlns:a="http://schemas.openxmlformats.org/drawingml/2006/main">
              <a:graphicData uri="http://schemas.openxmlformats.org/drawingml/2006/picture">
                <pic:pic xmlns:pic="http://schemas.openxmlformats.org/drawingml/2006/picture">
                  <pic:nvPicPr>
                    <pic:cNvPr id="1073741853" name="Picture 9" descr="Picture 9"/>
                    <pic:cNvPicPr>
                      <a:picLocks noChangeAspect="1"/>
                    </pic:cNvPicPr>
                  </pic:nvPicPr>
                  <pic:blipFill>
                    <a:blip r:embed="rId21">
                      <a:extLst/>
                    </a:blip>
                    <a:stretch>
                      <a:fillRect/>
                    </a:stretch>
                  </pic:blipFill>
                  <pic:spPr>
                    <a:xfrm>
                      <a:off x="0" y="0"/>
                      <a:ext cx="3477953" cy="633912"/>
                    </a:xfrm>
                    <a:prstGeom prst="rect">
                      <a:avLst/>
                    </a:prstGeom>
                    <a:ln w="127000" cap="sq">
                      <a:solidFill>
                        <a:srgbClr val="000000"/>
                      </a:solidFill>
                      <a:prstDash val="solid"/>
                      <a:miter lim="800000"/>
                    </a:ln>
                    <a:effectLst>
                      <a:outerShdw sx="100000" sy="100000" kx="0" ky="0" algn="b" rotWithShape="0" blurRad="63500" dist="50800" dir="2700000">
                        <a:srgbClr val="000000">
                          <a:alpha val="40000"/>
                        </a:srgbClr>
                      </a:outerShdw>
                    </a:effectLst>
                  </pic:spPr>
                </pic:pic>
              </a:graphicData>
            </a:graphic>
          </wp:inline>
        </w:drawing>
      </w:r>
    </w:p>
    <w:p>
      <w:pPr>
        <w:pStyle w:val="List Paragraph"/>
        <w:numPr>
          <w:ilvl w:val="0"/>
          <w:numId w:val="60"/>
        </w:numPr>
        <w:bidi w:val="0"/>
        <w:ind w:right="0"/>
        <w:jc w:val="left"/>
        <w:rPr>
          <w:sz w:val="22"/>
          <w:szCs w:val="22"/>
          <w:rtl w:val="0"/>
          <w:lang w:val="en-US"/>
        </w:rPr>
      </w:pPr>
      <w:r>
        <w:rPr>
          <w:sz w:val="22"/>
          <w:szCs w:val="22"/>
          <w:rtl w:val="0"/>
          <w:lang w:val="en-US"/>
        </w:rPr>
        <w:t>The device must also be rebooted to clear the Running Configuration:</w:t>
      </w:r>
    </w:p>
    <w:p>
      <w:pPr>
        <w:pStyle w:val="List Paragraph"/>
        <w:tabs>
          <w:tab w:val="left" w:pos="709"/>
        </w:tabs>
        <w:rPr>
          <w:b w:val="1"/>
          <w:bCs w:val="1"/>
          <w:outline w:val="0"/>
          <w:color w:val="0070c0"/>
          <w:sz w:val="22"/>
          <w:szCs w:val="22"/>
          <w:u w:color="0070c0"/>
          <w14:textFill>
            <w14:solidFill>
              <w14:srgbClr w14:val="0070C0"/>
            </w14:solidFill>
          </w14:textFill>
        </w:rPr>
      </w:pPr>
      <w:r>
        <w:rPr>
          <w:b w:val="1"/>
          <w:bCs w:val="1"/>
          <w:sz w:val="22"/>
          <w:szCs w:val="22"/>
          <w:rtl w:val="0"/>
          <w:lang w:val="en-US"/>
        </w:rPr>
        <w:t xml:space="preserve"># </w:t>
      </w:r>
      <w:r>
        <w:rPr>
          <w:b w:val="1"/>
          <w:bCs w:val="1"/>
          <w:outline w:val="0"/>
          <w:color w:val="0070c0"/>
          <w:sz w:val="22"/>
          <w:szCs w:val="22"/>
          <w:u w:color="0070c0"/>
          <w:rtl w:val="0"/>
          <w:lang w:val="en-US"/>
          <w14:textFill>
            <w14:solidFill>
              <w14:srgbClr w14:val="0070C0"/>
            </w14:solidFill>
          </w14:textFill>
        </w:rPr>
        <w:t>reload</w:t>
      </w: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Heading 2"/>
      </w:pPr>
      <w:bookmarkStart w:name="_Toc35" w:id="43"/>
      <w:r>
        <w:rPr>
          <w:rFonts w:cs="Arial Unicode MS" w:eastAsia="Arial Unicode MS"/>
          <w:rtl w:val="0"/>
          <w:lang w:val="en-US"/>
        </w:rPr>
        <w:t>Lab Reflection</w:t>
      </w:r>
      <w:bookmarkEnd w:id="43"/>
    </w:p>
    <w:p>
      <w:pPr>
        <w:pStyle w:val="Body"/>
        <w:tabs>
          <w:tab w:val="left" w:pos="709"/>
        </w:tabs>
        <w:spacing w:line="20" w:lineRule="exact"/>
      </w:pPr>
    </w:p>
    <w:p>
      <w:pPr>
        <w:pStyle w:val="Body"/>
        <w:tabs>
          <w:tab w:val="left" w:pos="709"/>
        </w:tabs>
        <w:spacing w:line="272" w:lineRule="auto"/>
        <w:ind w:right="60"/>
        <w:rPr>
          <w:b w:val="1"/>
          <w:bCs w:val="1"/>
          <w:i w:val="1"/>
          <w:i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Answer the questions given below:</w:t>
      </w:r>
    </w:p>
    <w:p>
      <w:pPr>
        <w:pStyle w:val="List Paragraph"/>
        <w:numPr>
          <w:ilvl w:val="0"/>
          <w:numId w:val="62"/>
        </w:numPr>
        <w:bidi w:val="0"/>
        <w:spacing w:line="272" w:lineRule="auto"/>
        <w:ind w:right="60"/>
        <w:jc w:val="left"/>
        <w:rPr>
          <w:sz w:val="22"/>
          <w:szCs w:val="22"/>
          <w:rtl w:val="0"/>
          <w:lang w:val="en-US"/>
        </w:rPr>
      </w:pPr>
      <w:r>
        <w:rPr>
          <w:sz w:val="22"/>
          <w:szCs w:val="22"/>
          <w:rtl w:val="0"/>
          <w:lang w:val="en-US"/>
        </w:rPr>
        <w:t xml:space="preserve">What did you learn in this lab? </w:t>
      </w:r>
      <w:r>
        <w:rPr>
          <w:outline w:val="0"/>
          <w:color w:val="000000"/>
          <w:sz w:val="20"/>
          <w:szCs w:val="20"/>
          <w:u w:color="000000"/>
          <w:rtl w:val="0"/>
          <w:lang w:val="en-US"/>
          <w14:textFill>
            <w14:solidFill>
              <w14:srgbClr w14:val="000000"/>
            </w14:solidFill>
          </w14:textFill>
        </w:rPr>
        <w:t>How to save configs, encrypt passwords, reboot, and reset the device</w:t>
      </w:r>
    </w:p>
    <w:p>
      <w:pPr>
        <w:pStyle w:val="Body"/>
        <w:rPr>
          <w:outline w:val="0"/>
          <w:color w:val="f9f9f9"/>
          <w:shd w:val="clear" w:color="auto" w:fill="0a0a0a"/>
          <w14:textFill>
            <w14:solidFill>
              <w14:srgbClr w14:val="FAFAFA"/>
            </w14:solidFill>
          </w14:textFill>
        </w:rPr>
      </w:pPr>
      <w:r>
        <w:rPr>
          <w:rtl w:val="0"/>
          <w:lang w:val="en-US"/>
        </w:rPr>
        <w:t>During this lab I got to know the steps required to work with configurations in a Cisco switch such as saving, encrypting, rebooting and resetting the switch.I trained checking the running configuration, setting auto password encryption, storing configurations in NVRAM, rebooting the switch, and lastly clearing all configurations to use a switch as it is in the default condition.The skills are important in the maintenance, security and troubleshooting of Cisco network devices.</w:t>
      </w:r>
    </w:p>
    <w:p>
      <w:pPr>
        <w:pStyle w:val="Default"/>
        <w:suppressAutoHyphens w:val="1"/>
        <w:spacing w:before="0" w:line="240" w:lineRule="auto"/>
        <w:rPr>
          <w:rFonts w:ascii="Helvetica" w:cs="Helvetica" w:hAnsi="Helvetica" w:eastAsia="Helvetica"/>
          <w:outline w:val="0"/>
          <w:color w:val="111111"/>
          <w:shd w:val="clear" w:color="auto" w:fill="d4edda"/>
          <w14:textFill>
            <w14:solidFill>
              <w14:srgbClr w14:val="111111"/>
            </w14:solidFill>
          </w14:textFill>
        </w:rPr>
      </w:pPr>
    </w:p>
    <w:p>
      <w:pPr>
        <w:pStyle w:val="List Paragraph"/>
        <w:numPr>
          <w:ilvl w:val="0"/>
          <w:numId w:val="62"/>
        </w:numPr>
        <w:bidi w:val="0"/>
        <w:spacing w:line="272" w:lineRule="auto"/>
        <w:ind w:right="60"/>
        <w:jc w:val="left"/>
        <w:rPr>
          <w:sz w:val="22"/>
          <w:szCs w:val="22"/>
          <w:rtl w:val="0"/>
          <w:lang w:val="en-US"/>
        </w:rPr>
      </w:pPr>
      <w:r>
        <w:rPr>
          <w:sz w:val="22"/>
          <w:szCs w:val="22"/>
          <w:rtl w:val="0"/>
          <w:lang w:val="en-US"/>
        </w:rPr>
        <w:t>List the commands covered in this lab with a brief explanation of what they help to achieve?</w:t>
      </w:r>
    </w:p>
    <w:p>
      <w:pPr>
        <w:pStyle w:val="List Paragraph"/>
        <w:tabs>
          <w:tab w:val="left" w:pos="709"/>
        </w:tabs>
        <w:spacing w:line="272" w:lineRule="auto"/>
        <w:ind w:right="60"/>
        <w:rPr>
          <w:outline w:val="0"/>
          <w:color w:val="000000"/>
          <w:u w:color="000000"/>
          <w14:textFill>
            <w14:solidFill>
              <w14:srgbClr w14:val="000000"/>
            </w14:solidFill>
          </w14:textFill>
        </w:rPr>
      </w:pPr>
      <w:r>
        <w:rPr>
          <w:sz w:val="22"/>
          <w:szCs w:val="22"/>
          <w:rtl w:val="0"/>
          <w:lang w:val="en-US"/>
        </w:rPr>
        <w:t xml:space="preserve">Commands like, show running-config, service password- encryption , </w:t>
      </w:r>
      <w:r>
        <w:rPr>
          <w:outline w:val="0"/>
          <w:color w:val="000000"/>
          <w:u w:color="000000"/>
          <w:rtl w:val="0"/>
          <w:lang w:val="en-US"/>
          <w14:textFill>
            <w14:solidFill>
              <w14:srgbClr w14:val="000000"/>
            </w14:solidFill>
          </w14:textFill>
        </w:rPr>
        <w:t>copy running-config startup-config, erase startup-config, reload</w:t>
      </w:r>
    </w:p>
    <w:p>
      <w:pPr>
        <w:pStyle w:val="List Paragraph"/>
        <w:tabs>
          <w:tab w:val="left" w:pos="709"/>
        </w:tabs>
        <w:spacing w:line="272" w:lineRule="auto"/>
        <w:ind w:right="60"/>
        <w:rPr>
          <w:sz w:val="22"/>
          <w:szCs w:val="22"/>
        </w:rPr>
      </w:pPr>
    </w:p>
    <w:p>
      <w:pPr>
        <w:pStyle w:val="List Paragraph"/>
        <w:tabs>
          <w:tab w:val="left" w:pos="709"/>
        </w:tabs>
        <w:spacing w:line="272" w:lineRule="auto"/>
        <w:ind w:right="60"/>
        <w:rPr>
          <w:sz w:val="22"/>
          <w:szCs w:val="22"/>
        </w:rPr>
      </w:pPr>
    </w:p>
    <w:p>
      <w:pPr>
        <w:pStyle w:val="List Paragraph"/>
        <w:numPr>
          <w:ilvl w:val="0"/>
          <w:numId w:val="62"/>
        </w:numPr>
        <w:bidi w:val="0"/>
        <w:spacing w:line="272" w:lineRule="auto"/>
        <w:ind w:right="6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Which file does the changes made to the configuration immediately go to? RAM</w:t>
      </w:r>
    </w:p>
    <w:p>
      <w:pPr>
        <w:pStyle w:val="Body"/>
        <w:rPr>
          <w:outline w:val="0"/>
          <w:color w:val="f9f9f9"/>
          <w:shd w:val="clear" w:color="auto" w:fill="0a0a0a"/>
          <w14:textFill>
            <w14:solidFill>
              <w14:srgbClr w14:val="FAFAFA"/>
            </w14:solidFill>
          </w14:textFill>
        </w:rPr>
      </w:pPr>
      <w:r>
        <w:rPr>
          <w:rtl w:val="0"/>
          <w:lang w:val="en-US"/>
        </w:rPr>
        <w:t>Any changes in configuration automatically change to a Running Configuration file that is in RAM.</w:t>
      </w:r>
    </w:p>
    <w:p>
      <w:pPr>
        <w:pStyle w:val="Default"/>
        <w:suppressAutoHyphens w:val="1"/>
        <w:spacing w:before="0" w:line="240" w:lineRule="auto"/>
        <w:rPr>
          <w:rFonts w:ascii="Helvetica" w:cs="Helvetica" w:hAnsi="Helvetica" w:eastAsia="Helvetica"/>
          <w:outline w:val="0"/>
          <w:color w:val="111111"/>
          <w:u w:color="262626"/>
          <w:shd w:val="clear" w:color="auto" w:fill="d4edda"/>
          <w14:textFill>
            <w14:solidFill>
              <w14:srgbClr w14:val="111111"/>
            </w14:solidFill>
          </w14:textFill>
        </w:rPr>
      </w:pPr>
    </w:p>
    <w:p>
      <w:pPr>
        <w:pStyle w:val="List Paragraph"/>
        <w:rPr>
          <w:sz w:val="22"/>
          <w:szCs w:val="22"/>
        </w:rPr>
      </w:pPr>
    </w:p>
    <w:p>
      <w:pPr>
        <w:pStyle w:val="List Paragraph"/>
        <w:numPr>
          <w:ilvl w:val="0"/>
          <w:numId w:val="62"/>
        </w:numPr>
        <w:bidi w:val="0"/>
        <w:spacing w:line="272" w:lineRule="auto"/>
        <w:ind w:right="60"/>
        <w:jc w:val="left"/>
        <w:rPr>
          <w:sz w:val="22"/>
          <w:szCs w:val="22"/>
          <w:rtl w:val="0"/>
          <w:lang w:val="en-US"/>
        </w:rPr>
      </w:pPr>
      <w:r>
        <w:rPr>
          <w:sz w:val="22"/>
          <w:szCs w:val="22"/>
          <w:rtl w:val="0"/>
          <w:lang w:val="en-US"/>
        </w:rPr>
        <w:t>Where is the configuration stored after it has been saved? NVRAM</w:t>
      </w:r>
    </w:p>
    <w:p>
      <w:pPr>
        <w:pStyle w:val="Body"/>
      </w:pPr>
      <w:r>
        <w:rPr>
          <w:rtl w:val="0"/>
          <w:lang w:val="en-US"/>
        </w:rPr>
        <w:t xml:space="preserve">It will save in </w:t>
      </w:r>
      <w:r>
        <w:rPr>
          <w:b w:val="1"/>
          <w:bCs w:val="1"/>
          <w:rtl w:val="0"/>
          <w:lang w:val="en-US"/>
        </w:rPr>
        <w:t>Startup Configuration</w:t>
      </w:r>
      <w:r>
        <w:rPr>
          <w:rtl w:val="0"/>
          <w:lang w:val="en-US"/>
        </w:rPr>
        <w:t xml:space="preserve"> file</w:t>
      </w:r>
      <w:r>
        <w:rPr>
          <w:rtl w:val="0"/>
          <w:lang w:val="en-US"/>
        </w:rPr>
        <w:t xml:space="preserve"> which is </w:t>
      </w:r>
      <w:r>
        <w:rPr>
          <w:rtl w:val="0"/>
          <w:lang w:val="en-US"/>
        </w:rPr>
        <w:t xml:space="preserve"> located in </w:t>
      </w:r>
      <w:r>
        <w:rPr>
          <w:b w:val="1"/>
          <w:bCs w:val="1"/>
          <w:rtl w:val="0"/>
          <w:lang w:val="es-ES_tradnl"/>
        </w:rPr>
        <w:t>NVRAM</w:t>
      </w:r>
      <w:r>
        <w:rPr>
          <w:rtl w:val="0"/>
        </w:rPr>
        <w:t>.</w:t>
      </w:r>
    </w:p>
    <w:p>
      <w:pPr>
        <w:pStyle w:val="List Paragraph"/>
        <w:rPr>
          <w:sz w:val="22"/>
          <w:szCs w:val="22"/>
        </w:rPr>
      </w:pPr>
    </w:p>
    <w:p>
      <w:pPr>
        <w:pStyle w:val="List Paragraph"/>
        <w:numPr>
          <w:ilvl w:val="0"/>
          <w:numId w:val="62"/>
        </w:numPr>
        <w:bidi w:val="0"/>
        <w:spacing w:line="272" w:lineRule="auto"/>
        <w:ind w:right="60"/>
        <w:jc w:val="left"/>
        <w:rPr>
          <w:sz w:val="22"/>
          <w:szCs w:val="22"/>
          <w:rtl w:val="0"/>
          <w:lang w:val="en-US"/>
        </w:rPr>
      </w:pPr>
      <w:r>
        <w:rPr>
          <w:sz w:val="22"/>
          <w:szCs w:val="22"/>
          <w:rtl w:val="0"/>
          <w:lang w:val="en-US"/>
        </w:rPr>
        <w:t>What is different about resetting routers to their default configuration compared to switches?</w:t>
      </w:r>
    </w:p>
    <w:p>
      <w:pPr>
        <w:pStyle w:val="Body"/>
        <w:tabs>
          <w:tab w:val="left" w:pos="709"/>
        </w:tabs>
        <w:spacing w:line="272" w:lineRule="auto"/>
        <w:ind w:left="720" w:right="60" w:firstLine="0"/>
        <w:rPr>
          <w:outline w:val="0"/>
          <w:color w:val="000000"/>
          <w:u w:color="000000"/>
          <w14:textFill>
            <w14:solidFill>
              <w14:srgbClr w14:val="000000"/>
            </w14:solidFill>
          </w14:textFill>
        </w:rPr>
      </w:pPr>
      <w:r>
        <w:rPr>
          <w:b w:val="1"/>
          <w:bCs w:val="1"/>
          <w:outline w:val="0"/>
          <w:color w:val="000000"/>
          <w:u w:color="000000"/>
          <w:rtl w:val="0"/>
          <w:lang w:val="en-US"/>
          <w14:textFill>
            <w14:solidFill>
              <w14:srgbClr w14:val="000000"/>
            </w14:solidFill>
          </w14:textFill>
        </w:rPr>
        <w:t>Switches also need to remove the VLAN database</w:t>
      </w:r>
      <w:r>
        <w:rPr>
          <w:outline w:val="0"/>
          <w:color w:val="000000"/>
          <w:u w:color="000000"/>
          <w:rtl w:val="0"/>
          <w14:textFill>
            <w14:solidFill>
              <w14:srgbClr w14:val="000000"/>
            </w14:solidFill>
          </w14:textFill>
        </w:rPr>
        <w:t xml:space="preserve"> (delete vlan.dat)</w:t>
      </w:r>
    </w:p>
    <w:p>
      <w:pPr>
        <w:pStyle w:val="Body"/>
        <w:tabs>
          <w:tab w:val="left" w:pos="709"/>
        </w:tabs>
        <w:spacing w:line="272" w:lineRule="auto"/>
        <w:ind w:left="720" w:right="60" w:firstLine="0"/>
      </w:pPr>
    </w:p>
    <w:p>
      <w:pPr>
        <w:pStyle w:val="Body"/>
        <w:rPr>
          <w:outline w:val="0"/>
          <w:color w:val="f9f9f9"/>
          <w:shd w:val="clear" w:color="auto" w:fill="0a0a0a"/>
          <w14:textFill>
            <w14:solidFill>
              <w14:srgbClr w14:val="FAFAFA"/>
            </w14:solidFill>
          </w14:textFill>
        </w:rPr>
      </w:pPr>
      <w:r>
        <w:rPr>
          <w:rtl w:val="0"/>
          <w:lang w:val="en-US"/>
        </w:rPr>
        <w:t>In the case of resetting of routers, all that is required is to delete the startup setup and then restart the system.</w:t>
      </w:r>
    </w:p>
    <w:p>
      <w:pPr>
        <w:pStyle w:val="Body"/>
        <w:rPr>
          <w:outline w:val="0"/>
          <w:color w:val="f9f9f9"/>
          <w:shd w:val="clear" w:color="auto" w:fill="0a0a0a"/>
          <w14:textFill>
            <w14:solidFill>
              <w14:srgbClr w14:val="FAFAFA"/>
            </w14:solidFill>
          </w14:textFill>
        </w:rPr>
      </w:pPr>
      <w:r>
        <w:rPr>
          <w:rtl w:val="0"/>
          <w:lang w:val="en-US"/>
        </w:rPr>
        <w:t>But when switches are being reset, besides destroying the startup configuration, also the VLAN database file(vlan.dat) in Flash memory must be destroyed to restore the device to its factory default.</w:t>
      </w:r>
    </w:p>
    <w:p>
      <w:pPr>
        <w:pStyle w:val="Default"/>
        <w:suppressAutoHyphens w:val="1"/>
        <w:spacing w:before="0" w:line="240" w:lineRule="auto"/>
        <w:rPr>
          <w:rFonts w:ascii="Helvetica" w:cs="Helvetica" w:hAnsi="Helvetica" w:eastAsia="Helvetica"/>
          <w:outline w:val="0"/>
          <w:color w:val="111111"/>
          <w:sz w:val="22"/>
          <w:szCs w:val="22"/>
          <w:shd w:val="clear" w:color="auto" w:fill="d4edda"/>
          <w14:textFill>
            <w14:solidFill>
              <w14:srgbClr w14:val="111111"/>
            </w14:solidFill>
          </w14:textFill>
        </w:rPr>
      </w:pPr>
      <w:r>
        <w:rPr>
          <w:rFonts w:ascii="Helvetica" w:cs="Helvetica" w:hAnsi="Helvetica" w:eastAsia="Helvetica"/>
          <w:outline w:val="0"/>
          <w:color w:val="111111"/>
          <w:shd w:val="clear" w:color="auto" w:fill="d4edda"/>
          <w14:textFill>
            <w14:solidFill>
              <w14:srgbClr w14:val="111111"/>
            </w14:solidFill>
          </w14:textFill>
        </w:rPr>
        <mc:AlternateContent>
          <mc:Choice Requires="wps">
            <w:drawing xmlns:a="http://schemas.openxmlformats.org/drawingml/2006/main">
              <wp:anchor distT="0" distB="0" distL="0" distR="0" simplePos="0" relativeHeight="251641856" behindDoc="1" locked="0" layoutInCell="1" allowOverlap="1">
                <wp:simplePos x="0" y="0"/>
                <wp:positionH relativeFrom="column">
                  <wp:posOffset>7302</wp:posOffset>
                </wp:positionH>
                <wp:positionV relativeFrom="line">
                  <wp:posOffset>5551487</wp:posOffset>
                </wp:positionV>
                <wp:extent cx="6406516" cy="0"/>
                <wp:effectExtent l="0" t="0" r="0" b="0"/>
                <wp:wrapNone/>
                <wp:docPr id="1073741854" name="officeArt object" descr="Shape 167"/>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41" style="visibility:visible;position:absolute;margin-left:0.6pt;margin-top:437.1pt;width:504.5pt;height:0.0pt;z-index:-251674624;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rFonts w:ascii="Helvetica" w:cs="Helvetica" w:hAnsi="Helvetica" w:eastAsia="Helvetica"/>
          <w:outline w:val="0"/>
          <w:color w:val="111111"/>
          <w:shd w:val="clear" w:color="auto" w:fill="d4edda"/>
          <w14:textFill>
            <w14:solidFill>
              <w14:srgbClr w14:val="111111"/>
            </w14:solidFill>
          </w14:textFill>
        </w:rPr>
        <mc:AlternateContent>
          <mc:Choice Requires="wps">
            <w:drawing xmlns:a="http://schemas.openxmlformats.org/drawingml/2006/main">
              <wp:anchor distT="0" distB="0" distL="0" distR="0" simplePos="0" relativeHeight="251642880" behindDoc="1" locked="0" layoutInCell="1" allowOverlap="1">
                <wp:simplePos x="0" y="0"/>
                <wp:positionH relativeFrom="column">
                  <wp:posOffset>7302</wp:posOffset>
                </wp:positionH>
                <wp:positionV relativeFrom="line">
                  <wp:posOffset>5816917</wp:posOffset>
                </wp:positionV>
                <wp:extent cx="6406516" cy="0"/>
                <wp:effectExtent l="0" t="0" r="0" b="0"/>
                <wp:wrapNone/>
                <wp:docPr id="1073741855" name="officeArt object" descr="Shape 168"/>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42" style="visibility:visible;position:absolute;margin-left:0.6pt;margin-top:458.0pt;width:504.5pt;height:0.0pt;z-index:-251673600;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rFonts w:ascii="Helvetica" w:cs="Helvetica" w:hAnsi="Helvetica" w:eastAsia="Helvetica"/>
          <w:outline w:val="0"/>
          <w:color w:val="111111"/>
          <w:shd w:val="clear" w:color="auto" w:fill="d4edda"/>
          <w14:textFill>
            <w14:solidFill>
              <w14:srgbClr w14:val="111111"/>
            </w14:solidFill>
          </w14:textFill>
        </w:rPr>
        <mc:AlternateContent>
          <mc:Choice Requires="wps">
            <w:drawing xmlns:a="http://schemas.openxmlformats.org/drawingml/2006/main">
              <wp:anchor distT="0" distB="0" distL="0" distR="0" simplePos="0" relativeHeight="251643904" behindDoc="1" locked="0" layoutInCell="1" allowOverlap="1">
                <wp:simplePos x="0" y="0"/>
                <wp:positionH relativeFrom="column">
                  <wp:posOffset>7302</wp:posOffset>
                </wp:positionH>
                <wp:positionV relativeFrom="line">
                  <wp:posOffset>6082347</wp:posOffset>
                </wp:positionV>
                <wp:extent cx="6406516" cy="0"/>
                <wp:effectExtent l="0" t="0" r="0" b="0"/>
                <wp:wrapNone/>
                <wp:docPr id="1073741856" name="officeArt object" descr="Shape 169"/>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43" style="visibility:visible;position:absolute;margin-left:0.6pt;margin-top:478.9pt;width:504.5pt;height:0.0pt;z-index:-251672576;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rFonts w:ascii="Helvetica" w:cs="Helvetica" w:hAnsi="Helvetica" w:eastAsia="Helvetica"/>
          <w:outline w:val="0"/>
          <w:color w:val="111111"/>
          <w:shd w:val="clear" w:color="auto" w:fill="d4edda"/>
          <w14:textFill>
            <w14:solidFill>
              <w14:srgbClr w14:val="111111"/>
            </w14:solidFill>
          </w14:textFill>
        </w:rPr>
        <mc:AlternateContent>
          <mc:Choice Requires="wps">
            <w:drawing xmlns:a="http://schemas.openxmlformats.org/drawingml/2006/main">
              <wp:anchor distT="0" distB="0" distL="0" distR="0" simplePos="0" relativeHeight="251644928" behindDoc="1" locked="0" layoutInCell="1" allowOverlap="1">
                <wp:simplePos x="0" y="0"/>
                <wp:positionH relativeFrom="column">
                  <wp:posOffset>7302</wp:posOffset>
                </wp:positionH>
                <wp:positionV relativeFrom="line">
                  <wp:posOffset>6347142</wp:posOffset>
                </wp:positionV>
                <wp:extent cx="6406516" cy="0"/>
                <wp:effectExtent l="0" t="0" r="0" b="0"/>
                <wp:wrapNone/>
                <wp:docPr id="1073741857" name="officeArt object" descr="Shape 170"/>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44" style="visibility:visible;position:absolute;margin-left:0.6pt;margin-top:499.8pt;width:504.5pt;height:0.0pt;z-index:-251671552;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p>
    <w:p>
      <w:pPr>
        <w:pStyle w:val="Body"/>
        <w:tabs>
          <w:tab w:val="left" w:pos="709"/>
        </w:tabs>
      </w:pPr>
      <w:r>
        <w:rPr>
          <w:rFonts w:ascii="Arial Unicode MS" w:cs="Arial Unicode MS" w:hAnsi="Arial Unicode MS" w:eastAsia="Arial Unicode MS"/>
          <w:b w:val="0"/>
          <w:bCs w:val="0"/>
          <w:i w:val="0"/>
          <w:iCs w:val="0"/>
          <w:outline w:val="0"/>
          <w:color w:val="0070c0"/>
          <w:sz w:val="22"/>
          <w:szCs w:val="22"/>
          <w:u w:color="0070c0"/>
          <w14:textFill>
            <w14:solidFill>
              <w14:srgbClr w14:val="0070C0"/>
            </w14:solidFill>
          </w14:textFill>
        </w:rPr>
        <w:br w:type="page"/>
      </w:r>
    </w:p>
    <w:p>
      <w:pPr>
        <w:pStyle w:val="Heading"/>
        <w:rPr>
          <w:sz w:val="28"/>
          <w:szCs w:val="28"/>
        </w:rPr>
      </w:pPr>
      <w:bookmarkStart w:name="_Toc36" w:id="44"/>
      <w:r>
        <w:rPr>
          <w:rFonts w:cs="Arial Unicode MS" w:eastAsia="Arial Unicode MS"/>
          <w:sz w:val="28"/>
          <w:szCs w:val="28"/>
          <w:rtl w:val="0"/>
          <w:lang w:val="en-US"/>
        </w:rPr>
        <w:t>Lab 5 - Remote Access to a Router using Telnet</w:t>
      </w:r>
      <w:bookmarkEnd w:id="44"/>
    </w:p>
    <w:p>
      <w:pPr>
        <w:pStyle w:val="Body"/>
        <w:tabs>
          <w:tab w:val="left" w:pos="709"/>
        </w:tabs>
      </w:pPr>
    </w:p>
    <w:p>
      <w:pPr>
        <w:pStyle w:val="Heading 2"/>
      </w:pPr>
      <w:bookmarkStart w:name="_Toc37" w:id="45"/>
      <w:r>
        <w:rPr>
          <w:rFonts w:cs="Arial Unicode MS" w:eastAsia="Arial Unicode MS"/>
          <w:rtl w:val="0"/>
        </w:rPr>
        <w:t>Aim</w:t>
      </w:r>
      <w:bookmarkEnd w:id="45"/>
    </w:p>
    <w:p>
      <w:pPr>
        <w:pStyle w:val="Body"/>
        <w:tabs>
          <w:tab w:val="left" w:pos="709"/>
        </w:tabs>
        <w:rPr>
          <w:sz w:val="22"/>
          <w:szCs w:val="22"/>
        </w:rPr>
      </w:pPr>
      <w:r>
        <w:rPr>
          <w:sz w:val="22"/>
          <w:szCs w:val="22"/>
          <w:rtl w:val="0"/>
          <w:lang w:val="en-US"/>
        </w:rPr>
        <w:t>The aim of this lab is to help the learners to demonstrate the ability to remotely access a Cisco Router using Telnet.</w:t>
      </w:r>
    </w:p>
    <w:p>
      <w:pPr>
        <w:pStyle w:val="Body"/>
        <w:tabs>
          <w:tab w:val="left" w:pos="709"/>
        </w:tabs>
        <w:spacing w:line="242" w:lineRule="exact"/>
        <w:rPr>
          <w:sz w:val="22"/>
          <w:szCs w:val="22"/>
        </w:rPr>
      </w:pPr>
    </w:p>
    <w:p>
      <w:pPr>
        <w:pStyle w:val="Heading 2"/>
      </w:pPr>
      <w:bookmarkStart w:name="_Toc38" w:id="46"/>
      <w:r>
        <w:rPr>
          <w:rFonts w:cs="Arial Unicode MS" w:eastAsia="Arial Unicode MS"/>
          <w:rtl w:val="0"/>
        </w:rPr>
        <w:t xml:space="preserve"> Tasks to be completed                                                                                                                                                       </w:t>
      </w:r>
      <w:bookmarkEnd w:id="46"/>
    </w:p>
    <w:p>
      <w:pPr>
        <w:pStyle w:val="Body"/>
        <w:tabs>
          <w:tab w:val="left" w:pos="709"/>
        </w:tabs>
        <w:rPr>
          <w:sz w:val="22"/>
          <w:szCs w:val="22"/>
        </w:rPr>
      </w:pPr>
      <w:r>
        <w:rPr>
          <w:sz w:val="22"/>
          <w:szCs w:val="22"/>
          <w:rtl w:val="0"/>
          <w:lang w:val="en-US"/>
        </w:rPr>
        <w:t xml:space="preserve">Establish a Console session to a Cisco Router and follow the steps below to perform the given tasks:                  </w:t>
      </w:r>
    </w:p>
    <w:p>
      <w:pPr>
        <w:pStyle w:val="List Paragraph"/>
        <w:numPr>
          <w:ilvl w:val="0"/>
          <w:numId w:val="6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Connect a PC to the Router</w:t>
      </w:r>
    </w:p>
    <w:p>
      <w:pPr>
        <w:pStyle w:val="List Paragraph"/>
        <w:numPr>
          <w:ilvl w:val="0"/>
          <w:numId w:val="6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IP Configuration to the PC</w:t>
      </w:r>
    </w:p>
    <w:p>
      <w:pPr>
        <w:pStyle w:val="List Paragraph"/>
        <w:numPr>
          <w:ilvl w:val="0"/>
          <w:numId w:val="6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Configure the VTY line (all passwords used must be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cisco</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p>
    <w:p>
      <w:pPr>
        <w:pStyle w:val="List Paragraph"/>
        <w:numPr>
          <w:ilvl w:val="0"/>
          <w:numId w:val="6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Set a timeout of 5 minutes and 30 seconds on the VTY line</w:t>
      </w:r>
    </w:p>
    <w:p>
      <w:pPr>
        <w:pStyle w:val="List Paragraph"/>
        <w:numPr>
          <w:ilvl w:val="0"/>
          <w:numId w:val="6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an IP Address and a Subnet Mask to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interface</w:t>
      </w:r>
    </w:p>
    <w:p>
      <w:pPr>
        <w:pStyle w:val="List Paragraph"/>
        <w:numPr>
          <w:ilvl w:val="0"/>
          <w:numId w:val="6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Enable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interface and set a description on it</w:t>
      </w:r>
    </w:p>
    <w:p>
      <w:pPr>
        <w:pStyle w:val="List Paragraph"/>
        <w:numPr>
          <w:ilvl w:val="0"/>
          <w:numId w:val="6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Ping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interface from the PC</w:t>
      </w:r>
    </w:p>
    <w:p>
      <w:pPr>
        <w:pStyle w:val="List Paragraph"/>
        <w:numPr>
          <w:ilvl w:val="0"/>
          <w:numId w:val="6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Troubleshoot connectivity problems</w:t>
      </w:r>
    </w:p>
    <w:p>
      <w:pPr>
        <w:pStyle w:val="List Paragraph"/>
        <w:numPr>
          <w:ilvl w:val="0"/>
          <w:numId w:val="6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Test Telnet</w:t>
      </w:r>
    </w:p>
    <w:p>
      <w:pPr>
        <w:pStyle w:val="List Paragraph"/>
        <w:tabs>
          <w:tab w:val="left" w:pos="709"/>
        </w:tabs>
        <w:rPr>
          <w:outline w:val="0"/>
          <w:color w:val="262626"/>
          <w:sz w:val="22"/>
          <w:szCs w:val="22"/>
          <w:u w:color="262626"/>
          <w14:textFill>
            <w14:solidFill>
              <w14:srgbClr w14:val="262626"/>
            </w14:solidFill>
          </w14:textFill>
        </w:rPr>
      </w:pPr>
    </w:p>
    <w:p>
      <w:pPr>
        <w:pStyle w:val="Heading 2"/>
      </w:pPr>
      <w:bookmarkStart w:name="_Toc39" w:id="47"/>
      <w:r>
        <w:rPr>
          <w:rFonts w:cs="Arial Unicode MS" w:eastAsia="Arial Unicode MS"/>
          <w:rtl w:val="0"/>
          <w:lang w:val="en-US"/>
        </w:rPr>
        <w:t>Step 1: Connect a PC to the Router</w:t>
      </w:r>
      <w:bookmarkEnd w:id="47"/>
    </w:p>
    <w:p>
      <w:pPr>
        <w:pStyle w:val="Body"/>
        <w:tabs>
          <w:tab w:val="left" w:pos="709"/>
        </w:tabs>
        <w:spacing w:after="0" w:line="240" w:lineRule="auto"/>
        <w:rPr>
          <w:outline w:val="0"/>
          <w:color w:val="262626"/>
          <w:u w:color="262626"/>
          <w14:textFill>
            <w14:solidFill>
              <w14:srgbClr w14:val="262626"/>
            </w14:solidFill>
          </w14:textFill>
        </w:rPr>
      </w:pPr>
      <w:r>
        <w:rPr>
          <w:sz w:val="22"/>
          <w:szCs w:val="22"/>
          <w:rtl w:val="0"/>
          <w:lang w:val="en-US"/>
        </w:rPr>
        <w:t>Connect the green patch panel port of your PC to Gigabit Ethernet 0/1 port of the router using a Red Ethernet</w:t>
      </w:r>
      <w:r>
        <w:rPr>
          <w:outline w:val="0"/>
          <w:color w:val="262626"/>
          <w:sz w:val="22"/>
          <w:szCs w:val="22"/>
          <w:u w:color="262626"/>
          <w:rtl w:val="0"/>
          <w:lang w:val="en-US"/>
          <w14:textFill>
            <w14:solidFill>
              <w14:srgbClr w14:val="262626"/>
            </w14:solidFill>
          </w14:textFill>
        </w:rPr>
        <w:t xml:space="preserve"> cable (Cross-Over cable).</w:t>
      </w:r>
    </w:p>
    <w:p>
      <w:pPr>
        <w:pStyle w:val="Body"/>
        <w:tabs>
          <w:tab w:val="left" w:pos="709"/>
        </w:tabs>
        <w:spacing w:after="0" w:line="240" w:lineRule="auto"/>
        <w:rPr>
          <w:outline w:val="0"/>
          <w:color w:val="262626"/>
          <w:sz w:val="22"/>
          <w:szCs w:val="22"/>
          <w:u w:color="262626"/>
          <w14:textFill>
            <w14:solidFill>
              <w14:srgbClr w14:val="262626"/>
            </w14:solidFill>
          </w14:textFill>
        </w:rPr>
      </w:pPr>
    </w:p>
    <w:p>
      <w:pPr>
        <w:pStyle w:val="Heading 2"/>
      </w:pPr>
      <w:bookmarkStart w:name="_Toc40" w:id="48"/>
      <w:r>
        <w:rPr>
          <w:rFonts w:cs="Arial Unicode MS" w:eastAsia="Arial Unicode MS"/>
          <w:rtl w:val="0"/>
          <w:lang w:val="en-US"/>
        </w:rPr>
        <w:t>Step 2: Assign IP Configuration to the PC</w:t>
      </w:r>
      <w:bookmarkEnd w:id="48"/>
    </w:p>
    <w:p>
      <w:pPr>
        <w:pStyle w:val="Body"/>
        <w:tabs>
          <w:tab w:val="left" w:pos="709"/>
        </w:tabs>
        <w:spacing w:after="0" w:line="240" w:lineRule="auto"/>
        <w:rPr>
          <w:sz w:val="22"/>
          <w:szCs w:val="22"/>
        </w:rPr>
      </w:pPr>
      <w:r>
        <w:rPr>
          <w:sz w:val="22"/>
          <w:szCs w:val="22"/>
          <w:rtl w:val="0"/>
          <w:lang w:val="en-US"/>
        </w:rPr>
        <w:t>In this scenario, only the IP Address and the Subnet Mask is required.</w:t>
      </w:r>
    </w:p>
    <w:p>
      <w:pPr>
        <w:pStyle w:val="Body"/>
        <w:tabs>
          <w:tab w:val="left" w:pos="709"/>
        </w:tabs>
        <w:spacing w:after="0" w:line="240" w:lineRule="auto"/>
        <w:rPr>
          <w:sz w:val="6"/>
          <w:szCs w:val="6"/>
        </w:rPr>
      </w:pPr>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Click on the </w:t>
      </w:r>
      <w:r>
        <w:rPr>
          <w:b w:val="1"/>
          <w:bCs w:val="1"/>
          <w:sz w:val="22"/>
          <w:szCs w:val="22"/>
          <w:rtl w:val="0"/>
          <w:lang w:val="en-US"/>
        </w:rPr>
        <w:t>Windows Icon</w:t>
      </w:r>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Go to the </w:t>
      </w:r>
      <w:r>
        <w:rPr>
          <w:b w:val="1"/>
          <w:bCs w:val="1"/>
          <w:sz w:val="22"/>
          <w:szCs w:val="22"/>
          <w:rtl w:val="0"/>
          <w:lang w:val="en-US"/>
        </w:rPr>
        <w:t>Network and Sharing Center</w:t>
      </w:r>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Click on </w:t>
      </w:r>
      <w:r>
        <w:rPr>
          <w:b w:val="1"/>
          <w:bCs w:val="1"/>
          <w:sz w:val="22"/>
          <w:szCs w:val="22"/>
          <w:rtl w:val="0"/>
          <w:lang w:val="en-US"/>
        </w:rPr>
        <w:t>Change Adapter Settings</w:t>
      </w:r>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Right Click on the LAN Adapter </w:t>
      </w:r>
      <w:r>
        <w:rPr>
          <w:b w:val="1"/>
          <w:bCs w:val="1"/>
          <w:sz w:val="22"/>
          <w:szCs w:val="22"/>
          <w:rtl w:val="0"/>
          <w:lang w:val="en-US"/>
        </w:rPr>
        <w:t>(Gigabit CT in the Cisco lab)</w:t>
      </w:r>
      <w:r>
        <w:rPr>
          <w:sz w:val="22"/>
          <w:szCs w:val="22"/>
          <w:rtl w:val="0"/>
          <w:lang w:val="en-US"/>
        </w:rPr>
        <w:t xml:space="preserve"> and click on </w:t>
      </w:r>
      <w:r>
        <w:rPr>
          <w:b w:val="1"/>
          <w:bCs w:val="1"/>
          <w:sz w:val="22"/>
          <w:szCs w:val="22"/>
          <w:rtl w:val="0"/>
          <w:lang w:val="en-US"/>
        </w:rPr>
        <w:t>Properties</w:t>
      </w:r>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Select </w:t>
      </w:r>
      <w:r>
        <w:rPr>
          <w:b w:val="1"/>
          <w:bCs w:val="1"/>
          <w:sz w:val="22"/>
          <w:szCs w:val="22"/>
          <w:rtl w:val="0"/>
          <w:lang w:val="en-US"/>
        </w:rPr>
        <w:t>Internet Protocol Version 4 (TCP/IPv4)</w:t>
      </w:r>
      <w:r>
        <w:rPr>
          <w:sz w:val="22"/>
          <w:szCs w:val="22"/>
          <w:rtl w:val="0"/>
          <w:lang w:val="en-US"/>
        </w:rPr>
        <w:t xml:space="preserve"> and click on </w:t>
      </w:r>
      <w:r>
        <w:rPr>
          <w:b w:val="1"/>
          <w:bCs w:val="1"/>
          <w:sz w:val="22"/>
          <w:szCs w:val="22"/>
          <w:rtl w:val="0"/>
          <w:lang w:val="en-US"/>
        </w:rPr>
        <w:t>Properties.</w:t>
      </w:r>
    </w:p>
    <w:p>
      <w:pPr>
        <w:pStyle w:val="List Paragraph"/>
        <w:tabs>
          <w:tab w:val="left" w:pos="709"/>
        </w:tabs>
        <w:spacing w:after="0" w:line="240" w:lineRule="auto"/>
        <w:rPr>
          <w:sz w:val="22"/>
          <w:szCs w:val="22"/>
        </w:rPr>
      </w:pPr>
      <w:r>
        <w:drawing xmlns:a="http://schemas.openxmlformats.org/drawingml/2006/main">
          <wp:anchor distT="0" distB="0" distL="0" distR="0" simplePos="0" relativeHeight="251635712" behindDoc="1" locked="0" layoutInCell="1" allowOverlap="1">
            <wp:simplePos x="0" y="0"/>
            <wp:positionH relativeFrom="column">
              <wp:posOffset>60960</wp:posOffset>
            </wp:positionH>
            <wp:positionV relativeFrom="line">
              <wp:posOffset>13946505</wp:posOffset>
            </wp:positionV>
            <wp:extent cx="5006340" cy="2355850"/>
            <wp:effectExtent l="0" t="0" r="0" b="0"/>
            <wp:wrapNone/>
            <wp:docPr id="1073741858" name="officeArt object" descr="Picture 215"/>
            <wp:cNvGraphicFramePr/>
            <a:graphic xmlns:a="http://schemas.openxmlformats.org/drawingml/2006/main">
              <a:graphicData uri="http://schemas.openxmlformats.org/drawingml/2006/picture">
                <pic:pic xmlns:pic="http://schemas.openxmlformats.org/drawingml/2006/picture">
                  <pic:nvPicPr>
                    <pic:cNvPr id="1073741858" name="Picture 215" descr="Picture 215"/>
                    <pic:cNvPicPr>
                      <a:picLocks noChangeAspect="1"/>
                    </pic:cNvPicPr>
                  </pic:nvPicPr>
                  <pic:blipFill>
                    <a:blip r:embed="rId22">
                      <a:extLst/>
                    </a:blip>
                    <a:stretch>
                      <a:fillRect/>
                    </a:stretch>
                  </pic:blipFill>
                  <pic:spPr>
                    <a:xfrm>
                      <a:off x="0" y="0"/>
                      <a:ext cx="5006340" cy="2355850"/>
                    </a:xfrm>
                    <a:prstGeom prst="rect">
                      <a:avLst/>
                    </a:prstGeom>
                    <a:ln w="12700" cap="flat">
                      <a:noFill/>
                      <a:miter lim="400000"/>
                    </a:ln>
                    <a:effectLst/>
                  </pic:spPr>
                </pic:pic>
              </a:graphicData>
            </a:graphic>
          </wp:anchor>
        </w:drawing>
      </w:r>
      <w:r>
        <w:drawing xmlns:a="http://schemas.openxmlformats.org/drawingml/2006/main">
          <wp:inline distT="0" distB="0" distL="0" distR="0">
            <wp:extent cx="3755115" cy="2034021"/>
            <wp:effectExtent l="0" t="0" r="0" b="0"/>
            <wp:docPr id="1073741859" name="officeArt object" descr="Picture 12"/>
            <wp:cNvGraphicFramePr/>
            <a:graphic xmlns:a="http://schemas.openxmlformats.org/drawingml/2006/main">
              <a:graphicData uri="http://schemas.openxmlformats.org/drawingml/2006/picture">
                <pic:pic xmlns:pic="http://schemas.openxmlformats.org/drawingml/2006/picture">
                  <pic:nvPicPr>
                    <pic:cNvPr id="1073741859" name="Picture 12" descr="Picture 12"/>
                    <pic:cNvPicPr>
                      <a:picLocks noChangeAspect="1"/>
                    </pic:cNvPicPr>
                  </pic:nvPicPr>
                  <pic:blipFill>
                    <a:blip r:embed="rId23">
                      <a:extLst/>
                    </a:blip>
                    <a:stretch>
                      <a:fillRect/>
                    </a:stretch>
                  </pic:blipFill>
                  <pic:spPr>
                    <a:xfrm>
                      <a:off x="0" y="0"/>
                      <a:ext cx="3755115" cy="2034021"/>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Choose the option </w:t>
      </w:r>
      <w:r>
        <w:rPr>
          <w:b w:val="1"/>
          <w:bCs w:val="1"/>
          <w:sz w:val="22"/>
          <w:szCs w:val="22"/>
          <w:rtl w:val="0"/>
          <w:lang w:val="en-US"/>
        </w:rPr>
        <w:t>Use the following IP address</w:t>
      </w:r>
      <w:r>
        <w:rPr>
          <w:sz w:val="22"/>
          <w:szCs w:val="22"/>
          <w:rtl w:val="0"/>
          <w:lang w:val="en-US"/>
        </w:rPr>
        <w:t>.</w:t>
      </w:r>
    </w:p>
    <w:p>
      <w:pPr>
        <w:pStyle w:val="List Paragraph"/>
        <w:tabs>
          <w:tab w:val="left" w:pos="709"/>
        </w:tabs>
        <w:spacing w:after="0" w:line="240" w:lineRule="auto"/>
        <w:rPr>
          <w:sz w:val="22"/>
          <w:szCs w:val="22"/>
        </w:rPr>
      </w:pPr>
      <w:r>
        <w:drawing xmlns:a="http://schemas.openxmlformats.org/drawingml/2006/main">
          <wp:inline distT="0" distB="0" distL="0" distR="0">
            <wp:extent cx="2312736" cy="2626406"/>
            <wp:effectExtent l="0" t="0" r="0" b="0"/>
            <wp:docPr id="1073741860" name="officeArt object" descr="Picture 13"/>
            <wp:cNvGraphicFramePr/>
            <a:graphic xmlns:a="http://schemas.openxmlformats.org/drawingml/2006/main">
              <a:graphicData uri="http://schemas.openxmlformats.org/drawingml/2006/picture">
                <pic:pic xmlns:pic="http://schemas.openxmlformats.org/drawingml/2006/picture">
                  <pic:nvPicPr>
                    <pic:cNvPr id="1073741860" name="Picture 13" descr="Picture 13"/>
                    <pic:cNvPicPr>
                      <a:picLocks noChangeAspect="1"/>
                    </pic:cNvPicPr>
                  </pic:nvPicPr>
                  <pic:blipFill>
                    <a:blip r:embed="rId24">
                      <a:extLst/>
                    </a:blip>
                    <a:stretch>
                      <a:fillRect/>
                    </a:stretch>
                  </pic:blipFill>
                  <pic:spPr>
                    <a:xfrm>
                      <a:off x="0" y="0"/>
                      <a:ext cx="2312736" cy="2626406"/>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Set the </w:t>
      </w:r>
      <w:r>
        <w:rPr>
          <w:b w:val="1"/>
          <w:bCs w:val="1"/>
          <w:sz w:val="22"/>
          <w:szCs w:val="22"/>
          <w:rtl w:val="0"/>
          <w:lang w:val="en-US"/>
        </w:rPr>
        <w:t>IP Address</w:t>
      </w:r>
      <w:r>
        <w:rPr>
          <w:sz w:val="22"/>
          <w:szCs w:val="22"/>
          <w:rtl w:val="0"/>
          <w:lang w:val="en-US"/>
        </w:rPr>
        <w:t xml:space="preserve"> and the </w:t>
      </w:r>
      <w:r>
        <w:rPr>
          <w:b w:val="1"/>
          <w:bCs w:val="1"/>
          <w:sz w:val="22"/>
          <w:szCs w:val="22"/>
          <w:rtl w:val="0"/>
          <w:lang w:val="en-US"/>
        </w:rPr>
        <w:t>Subnet Mask</w:t>
      </w:r>
      <w:r>
        <w:rPr>
          <w:sz w:val="22"/>
          <w:szCs w:val="22"/>
          <w:rtl w:val="0"/>
          <w:lang w:val="en-US"/>
        </w:rPr>
        <w:t>.</w:t>
      </w:r>
    </w:p>
    <w:p>
      <w:pPr>
        <w:pStyle w:val="List Paragraph"/>
        <w:tabs>
          <w:tab w:val="left" w:pos="709"/>
        </w:tabs>
        <w:spacing w:after="0" w:line="240" w:lineRule="auto"/>
        <w:rPr>
          <w:sz w:val="22"/>
          <w:szCs w:val="22"/>
        </w:rPr>
      </w:pPr>
      <w:r>
        <w:rPr>
          <w:sz w:val="22"/>
          <w:szCs w:val="22"/>
          <w:rtl w:val="0"/>
          <w:lang w:val="en-US"/>
        </w:rPr>
        <w:t xml:space="preserve">Ip Address: </w:t>
        <w:tab/>
        <w:t>192.168.1.2</w:t>
      </w:r>
    </w:p>
    <w:p>
      <w:pPr>
        <w:pStyle w:val="List Paragraph"/>
        <w:tabs>
          <w:tab w:val="left" w:pos="709"/>
        </w:tabs>
        <w:spacing w:after="0" w:line="240" w:lineRule="auto"/>
        <w:rPr>
          <w:sz w:val="22"/>
          <w:szCs w:val="22"/>
        </w:rPr>
      </w:pPr>
      <w:r>
        <w:rPr>
          <w:sz w:val="22"/>
          <w:szCs w:val="22"/>
          <w:rtl w:val="0"/>
          <w:lang w:val="en-US"/>
        </w:rPr>
        <w:t xml:space="preserve">Subnet Mask: </w:t>
        <w:tab/>
        <w:t>255.255.255.0</w:t>
      </w:r>
    </w:p>
    <w:p>
      <w:pPr>
        <w:pStyle w:val="List Paragraph"/>
        <w:tabs>
          <w:tab w:val="left" w:pos="709"/>
        </w:tabs>
        <w:spacing w:after="0" w:line="240" w:lineRule="auto"/>
        <w:rPr>
          <w:sz w:val="22"/>
          <w:szCs w:val="22"/>
        </w:rPr>
      </w:pPr>
    </w:p>
    <w:p>
      <w:pPr>
        <w:pStyle w:val="List Paragraph"/>
        <w:tabs>
          <w:tab w:val="left" w:pos="709"/>
        </w:tabs>
        <w:spacing w:after="0" w:line="240" w:lineRule="auto"/>
        <w:rPr>
          <w:sz w:val="22"/>
          <w:szCs w:val="22"/>
        </w:rPr>
      </w:pPr>
      <w:r>
        <w:rPr>
          <w:sz w:val="22"/>
          <w:szCs w:val="22"/>
          <w:rtl w:val="0"/>
          <w:lang w:val="en-US"/>
        </w:rPr>
        <w:t>Default Gateway is not needed in this scenario because the router is directly connected to the PC. There is no DNS server in this network, so DNS isn</w:t>
      </w:r>
      <w:r>
        <w:rPr>
          <w:sz w:val="22"/>
          <w:szCs w:val="22"/>
          <w:rtl w:val="0"/>
          <w:lang w:val="en-US"/>
        </w:rPr>
        <w:t>’</w:t>
      </w:r>
      <w:r>
        <w:rPr>
          <w:sz w:val="22"/>
          <w:szCs w:val="22"/>
          <w:rtl w:val="0"/>
          <w:lang w:val="en-US"/>
        </w:rPr>
        <w:t>t required either. Click on OK to confirm the settings.</w:t>
      </w:r>
    </w:p>
    <w:p>
      <w:pPr>
        <w:pStyle w:val="Body"/>
        <w:tabs>
          <w:tab w:val="left" w:pos="709"/>
        </w:tabs>
        <w:spacing w:after="0" w:line="240" w:lineRule="auto"/>
        <w:rPr>
          <w:outline w:val="0"/>
          <w:color w:val="262626"/>
          <w:sz w:val="22"/>
          <w:szCs w:val="22"/>
          <w:u w:color="262626"/>
          <w14:textFill>
            <w14:solidFill>
              <w14:srgbClr w14:val="262626"/>
            </w14:solidFill>
          </w14:textFill>
        </w:rPr>
      </w:pPr>
    </w:p>
    <w:p>
      <w:pPr>
        <w:pStyle w:val="List Paragraph"/>
        <w:numPr>
          <w:ilvl w:val="0"/>
          <w:numId w:val="66"/>
        </w:numPr>
        <w:bidi w:val="0"/>
        <w:spacing w:after="0" w:line="240" w:lineRule="auto"/>
        <w:ind w:right="0"/>
        <w:jc w:val="left"/>
        <w:rPr>
          <w:b w:val="1"/>
          <w:bCs w:val="1"/>
          <w:outline w:val="0"/>
          <w:color w:val="262626"/>
          <w:sz w:val="22"/>
          <w:szCs w:val="22"/>
          <w:rtl w:val="0"/>
          <w:lang w:val="en-US"/>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Disconnect</w:t>
      </w:r>
      <w:r>
        <w:rPr>
          <w:b w:val="0"/>
          <w:bCs w:val="0"/>
          <w:outline w:val="0"/>
          <w:color w:val="262626"/>
          <w:sz w:val="22"/>
          <w:szCs w:val="22"/>
          <w:u w:color="262626"/>
          <w:rtl w:val="0"/>
          <w:lang w:val="en-US"/>
          <w14:textFill>
            <w14:solidFill>
              <w14:srgbClr w14:val="262626"/>
            </w14:solidFill>
          </w14:textFill>
        </w:rPr>
        <w:t xml:space="preserve"> the </w:t>
      </w:r>
      <w:r>
        <w:rPr>
          <w:b w:val="1"/>
          <w:bCs w:val="1"/>
          <w:outline w:val="0"/>
          <w:color w:val="262626"/>
          <w:sz w:val="22"/>
          <w:szCs w:val="22"/>
          <w:u w:color="262626"/>
          <w:rtl w:val="0"/>
          <w:lang w:val="en-US"/>
          <w14:textFill>
            <w14:solidFill>
              <w14:srgbClr w14:val="262626"/>
            </w14:solidFill>
          </w14:textFill>
        </w:rPr>
        <w:t>white network cable</w:t>
      </w:r>
      <w:r>
        <w:rPr>
          <w:b w:val="0"/>
          <w:bCs w:val="0"/>
          <w:outline w:val="0"/>
          <w:color w:val="262626"/>
          <w:sz w:val="22"/>
          <w:szCs w:val="22"/>
          <w:u w:color="262626"/>
          <w:rtl w:val="0"/>
          <w:lang w:val="en-US"/>
          <w14:textFill>
            <w14:solidFill>
              <w14:srgbClr w14:val="262626"/>
            </w14:solidFill>
          </w14:textFill>
        </w:rPr>
        <w:t xml:space="preserve"> of the PC (only needed in the Cisco lab).</w:t>
      </w:r>
    </w:p>
    <w:p>
      <w:pPr>
        <w:pStyle w:val="List Paragraph"/>
        <w:tabs>
          <w:tab w:val="left" w:pos="709"/>
        </w:tabs>
        <w:spacing w:after="0" w:line="240" w:lineRule="auto"/>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The PCs in the Cisco Lab have dual network adapters. The green Ethernet cable that goes to the   Gigabit CT LAN adapter of the PC connects to the Cisco rack and the white cable connects to the Wintec network and the Internet. With both the adapters connected at the same time, the PC may start sending traffic towards the Wintec network instead of the lab network.</w:t>
      </w:r>
    </w:p>
    <w:p>
      <w:pPr>
        <w:pStyle w:val="Body"/>
        <w:tabs>
          <w:tab w:val="left" w:pos="709"/>
        </w:tabs>
        <w:spacing w:after="0" w:line="240" w:lineRule="auto"/>
        <w:rPr>
          <w:outline w:val="0"/>
          <w:color w:val="262626"/>
          <w:sz w:val="22"/>
          <w:szCs w:val="22"/>
          <w:u w:color="262626"/>
          <w14:textFill>
            <w14:solidFill>
              <w14:srgbClr w14:val="262626"/>
            </w14:solidFill>
          </w14:textFill>
        </w:rPr>
      </w:pPr>
    </w:p>
    <w:p>
      <w:pPr>
        <w:pStyle w:val="Heading 2"/>
      </w:pPr>
      <w:bookmarkStart w:name="_Toc41" w:id="49"/>
      <w:r>
        <w:rPr>
          <w:rFonts w:cs="Arial Unicode MS" w:eastAsia="Arial Unicode MS"/>
          <w:rtl w:val="0"/>
          <w:lang w:val="en-US"/>
        </w:rPr>
        <w:t>Step 3: Configure the VTY line</w:t>
      </w:r>
      <w:bookmarkEnd w:id="49"/>
    </w:p>
    <w:p>
      <w:pPr>
        <w:pStyle w:val="Body"/>
        <w:tabs>
          <w:tab w:val="left" w:pos="709"/>
        </w:tabs>
        <w:spacing w:after="0" w:line="240" w:lineRule="auto"/>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The VTY line needs to be a configured to allow remote access using Telnet.</w:t>
      </w:r>
    </w:p>
    <w:p>
      <w:pPr>
        <w:pStyle w:val="List Paragraph"/>
        <w:tabs>
          <w:tab w:val="left" w:pos="709"/>
        </w:tabs>
        <w:spacing w:after="0" w:line="240" w:lineRule="auto"/>
        <w:rPr>
          <w:outline w:val="0"/>
          <w:color w:val="262626"/>
          <w:sz w:val="2"/>
          <w:szCs w:val="2"/>
          <w:u w:color="262626"/>
          <w14:textFill>
            <w14:solidFill>
              <w14:srgbClr w14:val="262626"/>
            </w14:solidFill>
          </w14:textFill>
        </w:rPr>
      </w:pPr>
    </w:p>
    <w:p>
      <w:pPr>
        <w:pStyle w:val="List Paragraph"/>
        <w:numPr>
          <w:ilvl w:val="0"/>
          <w:numId w:val="68"/>
        </w:numPr>
        <w:bidi w:val="0"/>
        <w:spacing w:after="0" w:line="240" w:lineRule="auto"/>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Command used to go to the VTY line mode:</w:t>
      </w:r>
    </w:p>
    <w:p>
      <w:pPr>
        <w:pStyle w:val="Body"/>
        <w:tabs>
          <w:tab w:val="left" w:pos="709"/>
        </w:tabs>
        <w:spacing w:after="0" w:line="240" w:lineRule="auto"/>
        <w:rPr>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it-IT"/>
          <w14:textFill>
            <w14:solidFill>
              <w14:srgbClr w14:val="262626"/>
            </w14:solidFill>
          </w14:textFill>
        </w:rPr>
        <w:tab/>
        <w:t xml:space="preserve">(config)# </w:t>
      </w:r>
      <w:r>
        <w:rPr>
          <w:b w:val="1"/>
          <w:bCs w:val="1"/>
          <w:outline w:val="0"/>
          <w:color w:val="0070c0"/>
          <w:sz w:val="22"/>
          <w:szCs w:val="22"/>
          <w:u w:color="0070c0"/>
          <w:rtl w:val="0"/>
          <w14:textFill>
            <w14:solidFill>
              <w14:srgbClr w14:val="0070C0"/>
            </w14:solidFill>
          </w14:textFill>
        </w:rPr>
        <w:t xml:space="preserve">line vty </w:t>
      </w:r>
      <w:r>
        <w:rPr>
          <w:b w:val="1"/>
          <w:bCs w:val="1"/>
          <w:outline w:val="0"/>
          <w:color w:val="262626"/>
          <w:sz w:val="22"/>
          <w:szCs w:val="22"/>
          <w:u w:color="262626"/>
          <w:rtl w:val="0"/>
          <w14:textFill>
            <w14:solidFill>
              <w14:srgbClr w14:val="262626"/>
            </w14:solidFill>
          </w14:textFill>
        </w:rPr>
        <w:t>&lt;</w:t>
      </w:r>
      <w:r>
        <w:rPr>
          <w:b w:val="1"/>
          <w:bCs w:val="1"/>
          <w:outline w:val="0"/>
          <w:color w:val="ff0000"/>
          <w:sz w:val="22"/>
          <w:szCs w:val="22"/>
          <w:u w:color="ff0000"/>
          <w:rtl w:val="0"/>
          <w:lang w:val="en-US"/>
          <w14:textFill>
            <w14:solidFill>
              <w14:srgbClr w14:val="FF0000"/>
            </w14:solidFill>
          </w14:textFill>
        </w:rPr>
        <w:t>first line number</w:t>
      </w:r>
      <w:r>
        <w:rPr>
          <w:b w:val="1"/>
          <w:bCs w:val="1"/>
          <w:outline w:val="0"/>
          <w:color w:val="262626"/>
          <w:sz w:val="22"/>
          <w:szCs w:val="22"/>
          <w:u w:color="262626"/>
          <w:rtl w:val="0"/>
          <w14:textFill>
            <w14:solidFill>
              <w14:srgbClr w14:val="262626"/>
            </w14:solidFill>
          </w14:textFill>
        </w:rPr>
        <w:t>&gt; &lt;</w:t>
      </w:r>
      <w:r>
        <w:rPr>
          <w:b w:val="1"/>
          <w:bCs w:val="1"/>
          <w:outline w:val="0"/>
          <w:color w:val="ff0000"/>
          <w:sz w:val="22"/>
          <w:szCs w:val="22"/>
          <w:u w:color="ff0000"/>
          <w:rtl w:val="0"/>
          <w:lang w:val="en-US"/>
          <w14:textFill>
            <w14:solidFill>
              <w14:srgbClr w14:val="FF0000"/>
            </w14:solidFill>
          </w14:textFill>
        </w:rPr>
        <w:t>last line number</w:t>
      </w:r>
      <w:r>
        <w:rPr>
          <w:b w:val="1"/>
          <w:bCs w:val="1"/>
          <w:outline w:val="0"/>
          <w:color w:val="262626"/>
          <w:sz w:val="22"/>
          <w:szCs w:val="22"/>
          <w:u w:color="262626"/>
          <w:rtl w:val="0"/>
          <w:lang w:val="en-US"/>
          <w14:textFill>
            <w14:solidFill>
              <w14:srgbClr w14:val="262626"/>
            </w14:solidFill>
          </w14:textFill>
        </w:rPr>
        <w:t>&gt;</w:t>
      </w:r>
    </w:p>
    <w:p>
      <w:pPr>
        <w:pStyle w:val="Body"/>
        <w:tabs>
          <w:tab w:val="left" w:pos="709"/>
        </w:tabs>
        <w:spacing w:after="0" w:line="240" w:lineRule="auto"/>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ab/>
        <w:t xml:space="preserve">Example: (config)# </w:t>
      </w:r>
      <w:r>
        <w:rPr>
          <w:b w:val="1"/>
          <w:bCs w:val="1"/>
          <w:outline w:val="0"/>
          <w:color w:val="0070c0"/>
          <w:sz w:val="22"/>
          <w:szCs w:val="22"/>
          <w:u w:color="0070c0"/>
          <w:rtl w:val="0"/>
          <w14:textFill>
            <w14:solidFill>
              <w14:srgbClr w14:val="0070C0"/>
            </w14:solidFill>
          </w14:textFill>
        </w:rPr>
        <w:t xml:space="preserve">line vty </w:t>
      </w:r>
      <w:r>
        <w:rPr>
          <w:b w:val="1"/>
          <w:bCs w:val="1"/>
          <w:outline w:val="0"/>
          <w:color w:val="ff0000"/>
          <w:sz w:val="22"/>
          <w:szCs w:val="22"/>
          <w:u w:color="ff0000"/>
          <w:rtl w:val="0"/>
          <w14:textFill>
            <w14:solidFill>
              <w14:srgbClr w14:val="FF0000"/>
            </w14:solidFill>
          </w14:textFill>
        </w:rPr>
        <w:t>0</w:t>
      </w:r>
      <w:r>
        <w:rPr>
          <w:b w:val="1"/>
          <w:bCs w:val="1"/>
          <w:outline w:val="0"/>
          <w:color w:val="262626"/>
          <w:sz w:val="22"/>
          <w:szCs w:val="22"/>
          <w:u w:color="262626"/>
          <w:rtl w:val="0"/>
          <w14:textFill>
            <w14:solidFill>
              <w14:srgbClr w14:val="262626"/>
            </w14:solidFill>
          </w14:textFill>
        </w:rPr>
        <w:t xml:space="preserve"> </w:t>
      </w:r>
      <w:r>
        <w:rPr>
          <w:b w:val="1"/>
          <w:bCs w:val="1"/>
          <w:outline w:val="0"/>
          <w:color w:val="ff0000"/>
          <w:sz w:val="22"/>
          <w:szCs w:val="22"/>
          <w:u w:color="ff0000"/>
          <w:rtl w:val="0"/>
          <w14:textFill>
            <w14:solidFill>
              <w14:srgbClr w14:val="FF0000"/>
            </w14:solidFill>
          </w14:textFill>
        </w:rPr>
        <w:t>15</w:t>
      </w:r>
    </w:p>
    <w:p>
      <w:pPr>
        <w:pStyle w:val="Body"/>
        <w:tabs>
          <w:tab w:val="left" w:pos="709"/>
        </w:tabs>
        <w:spacing w:after="0" w:line="240" w:lineRule="auto"/>
        <w:rPr>
          <w:outline w:val="0"/>
          <w:color w:val="262626"/>
          <w:sz w:val="22"/>
          <w:szCs w:val="22"/>
          <w:u w:color="262626"/>
          <w14:textFill>
            <w14:solidFill>
              <w14:srgbClr w14:val="262626"/>
            </w14:solidFill>
          </w14:textFill>
        </w:rPr>
      </w:pPr>
    </w:p>
    <w:p>
      <w:pPr>
        <w:pStyle w:val="Body"/>
        <w:tabs>
          <w:tab w:val="left" w:pos="709"/>
        </w:tabs>
        <w:spacing w:after="0" w:line="240" w:lineRule="auto"/>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ab/>
        <w:t xml:space="preserve">Most of the Cisco Operating System versions support line numbers from 0 to 15 </w:t>
      </w:r>
    </w:p>
    <w:p>
      <w:pPr>
        <w:pStyle w:val="Body"/>
        <w:tabs>
          <w:tab w:val="left" w:pos="709"/>
        </w:tabs>
        <w:spacing w:after="0" w:line="240" w:lineRule="auto"/>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ab/>
        <w:t xml:space="preserve">Total number of simultaneous Telnet sessions = Last line number - First line number + 1 </w:t>
      </w:r>
    </w:p>
    <w:p>
      <w:pPr>
        <w:pStyle w:val="List Paragraph"/>
        <w:numPr>
          <w:ilvl w:val="0"/>
          <w:numId w:val="68"/>
        </w:numPr>
        <w:bidi w:val="0"/>
        <w:spacing w:after="0" w:line="240" w:lineRule="auto"/>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You also need to activate telnet by the command:</w:t>
      </w:r>
    </w:p>
    <w:p>
      <w:pPr>
        <w:pStyle w:val="Body"/>
        <w:tabs>
          <w:tab w:val="left" w:pos="709"/>
        </w:tabs>
        <w:spacing w:after="0" w:line="240" w:lineRule="auto"/>
        <w:rPr>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ab/>
        <w:t xml:space="preserve">(config-line)# </w:t>
      </w:r>
      <w:r>
        <w:rPr>
          <w:b w:val="1"/>
          <w:bCs w:val="1"/>
          <w:outline w:val="0"/>
          <w:color w:val="0070c0"/>
          <w:sz w:val="22"/>
          <w:szCs w:val="22"/>
          <w:u w:color="0070c0"/>
          <w:rtl w:val="0"/>
          <w:lang w:val="en-US"/>
          <w14:textFill>
            <w14:solidFill>
              <w14:srgbClr w14:val="0070C0"/>
            </w14:solidFill>
          </w14:textFill>
        </w:rPr>
        <w:t>transport input telnet</w:t>
      </w:r>
    </w:p>
    <w:p>
      <w:pPr>
        <w:pStyle w:val="Body"/>
        <w:tabs>
          <w:tab w:val="left" w:pos="709"/>
        </w:tabs>
        <w:spacing w:after="0" w:line="240" w:lineRule="auto"/>
        <w:rPr>
          <w:outline w:val="0"/>
          <w:color w:val="262626"/>
          <w:sz w:val="22"/>
          <w:szCs w:val="22"/>
          <w:u w:color="262626"/>
          <w14:textFill>
            <w14:solidFill>
              <w14:srgbClr w14:val="262626"/>
            </w14:solidFill>
          </w14:textFill>
        </w:rPr>
      </w:pPr>
      <w:r>
        <w:rPr>
          <w:b w:val="1"/>
          <w:bCs w:val="1"/>
          <w:outline w:val="0"/>
          <w:color w:val="262626"/>
          <w:sz w:val="22"/>
          <w:szCs w:val="22"/>
          <w:u w:color="262626"/>
          <w14:textFill>
            <w14:solidFill>
              <w14:srgbClr w14:val="262626"/>
            </w14:solidFill>
          </w14:textFill>
        </w:rPr>
        <w:tab/>
      </w:r>
    </w:p>
    <w:p>
      <w:pPr>
        <w:pStyle w:val="Body"/>
        <w:tabs>
          <w:tab w:val="left" w:pos="709"/>
        </w:tabs>
        <w:spacing w:after="0" w:line="240" w:lineRule="auto"/>
        <w:rPr>
          <w:outline w:val="0"/>
          <w:color w:val="262626"/>
          <w:sz w:val="22"/>
          <w:szCs w:val="22"/>
          <w:u w:color="262626"/>
          <w14:textFill>
            <w14:solidFill>
              <w14:srgbClr w14:val="262626"/>
            </w14:solidFill>
          </w14:textFill>
        </w:rPr>
      </w:pPr>
    </w:p>
    <w:p>
      <w:pPr>
        <w:pStyle w:val="Body"/>
        <w:tabs>
          <w:tab w:val="left" w:pos="709"/>
        </w:tabs>
        <w:spacing w:after="0" w:line="240" w:lineRule="auto"/>
        <w:rPr>
          <w:outline w:val="0"/>
          <w:color w:val="262626"/>
          <w:sz w:val="22"/>
          <w:szCs w:val="22"/>
          <w:u w:color="262626"/>
          <w14:textFill>
            <w14:solidFill>
              <w14:srgbClr w14:val="262626"/>
            </w14:solidFill>
          </w14:textFill>
        </w:rPr>
      </w:pPr>
    </w:p>
    <w:p>
      <w:pPr>
        <w:pStyle w:val="List Paragraph"/>
        <w:numPr>
          <w:ilvl w:val="0"/>
          <w:numId w:val="45"/>
        </w:numPr>
        <w:bidi w:val="0"/>
        <w:ind w:right="0"/>
        <w:jc w:val="left"/>
        <w:rPr>
          <w:sz w:val="22"/>
          <w:szCs w:val="22"/>
          <w:rtl w:val="0"/>
          <w:lang w:val="en-US"/>
        </w:rPr>
      </w:pPr>
      <w:r>
        <w:rPr>
          <w:sz w:val="22"/>
          <w:szCs w:val="22"/>
          <w:rtl w:val="0"/>
          <w:lang w:val="en-US"/>
        </w:rPr>
        <w:t>Configure the password to be used:</w:t>
      </w:r>
    </w:p>
    <w:p>
      <w:pPr>
        <w:pStyle w:val="List Paragraph"/>
        <w:tabs>
          <w:tab w:val="left" w:pos="709"/>
        </w:tabs>
        <w:rPr>
          <w:sz w:val="22"/>
          <w:szCs w:val="22"/>
        </w:rPr>
      </w:pPr>
      <w:r>
        <w:rPr>
          <w:b w:val="1"/>
          <w:bCs w:val="1"/>
          <w:sz w:val="22"/>
          <w:szCs w:val="22"/>
          <w:rtl w:val="0"/>
          <w:lang w:val="en-US"/>
        </w:rPr>
        <w:t xml:space="preserve">(config-line)# </w:t>
      </w:r>
      <w:r>
        <w:rPr>
          <w:b w:val="1"/>
          <w:bCs w:val="1"/>
          <w:outline w:val="0"/>
          <w:color w:val="0070c0"/>
          <w:sz w:val="22"/>
          <w:szCs w:val="22"/>
          <w:u w:color="0070c0"/>
          <w:rtl w:val="0"/>
          <w:lang w:val="en-US"/>
          <w14:textFill>
            <w14:solidFill>
              <w14:srgbClr w14:val="0070C0"/>
            </w14:solidFill>
          </w14:textFill>
        </w:rPr>
        <w:t xml:space="preserve">password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password to be used</w:t>
      </w:r>
      <w:r>
        <w:rPr>
          <w:b w:val="1"/>
          <w:bCs w:val="1"/>
          <w:sz w:val="22"/>
          <w:szCs w:val="22"/>
          <w:rtl w:val="0"/>
          <w:lang w:val="en-US"/>
        </w:rPr>
        <w:t xml:space="preserve">&gt;  </w:t>
      </w:r>
      <w:r>
        <w:rPr>
          <w:sz w:val="22"/>
          <w:szCs w:val="22"/>
          <w:rtl w:val="0"/>
          <w:lang w:val="en-US"/>
        </w:rPr>
        <w:t>…</w:t>
      </w:r>
      <w:r>
        <w:rPr>
          <w:sz w:val="22"/>
          <w:szCs w:val="22"/>
          <w:rtl w:val="0"/>
          <w:lang w:val="en-US"/>
        </w:rPr>
        <w:t xml:space="preserve">.use </w:t>
      </w:r>
      <w:r>
        <w:rPr>
          <w:sz w:val="22"/>
          <w:szCs w:val="22"/>
          <w:rtl w:val="0"/>
          <w:lang w:val="en-US"/>
        </w:rPr>
        <w:t>“</w:t>
      </w:r>
      <w:r>
        <w:rPr>
          <w:sz w:val="22"/>
          <w:szCs w:val="22"/>
          <w:rtl w:val="0"/>
          <w:lang w:val="en-US"/>
        </w:rPr>
        <w:t>cisco</w:t>
      </w:r>
      <w:r>
        <w:rPr>
          <w:sz w:val="22"/>
          <w:szCs w:val="22"/>
          <w:rtl w:val="0"/>
          <w:lang w:val="en-US"/>
        </w:rPr>
        <w:t xml:space="preserve">” </w:t>
      </w:r>
      <w:r>
        <w:rPr>
          <w:sz w:val="22"/>
          <w:szCs w:val="22"/>
          <w:rtl w:val="0"/>
          <w:lang w:val="en-US"/>
        </w:rPr>
        <w:t>as the password</w:t>
      </w:r>
    </w:p>
    <w:p>
      <w:pPr>
        <w:pStyle w:val="List Paragraph"/>
        <w:tabs>
          <w:tab w:val="left" w:pos="709"/>
        </w:tabs>
        <w:rPr>
          <w:b w:val="1"/>
          <w:bCs w:val="1"/>
          <w:sz w:val="22"/>
          <w:szCs w:val="22"/>
        </w:rPr>
      </w:pPr>
    </w:p>
    <w:p>
      <w:pPr>
        <w:pStyle w:val="List Paragraph"/>
        <w:numPr>
          <w:ilvl w:val="0"/>
          <w:numId w:val="45"/>
        </w:numPr>
        <w:bidi w:val="0"/>
        <w:ind w:right="0"/>
        <w:jc w:val="left"/>
        <w:rPr>
          <w:b w:val="1"/>
          <w:bCs w:val="1"/>
          <w:sz w:val="22"/>
          <w:szCs w:val="22"/>
          <w:rtl w:val="0"/>
          <w:lang w:val="en-US"/>
        </w:rPr>
      </w:pPr>
      <w:r>
        <w:rPr>
          <w:b w:val="0"/>
          <w:bCs w:val="0"/>
          <w:sz w:val="22"/>
          <w:szCs w:val="22"/>
          <w:rtl w:val="0"/>
          <w:lang w:val="en-US"/>
        </w:rPr>
        <w:t>Without this command, the password will not take effect and Telnet will not be allowed:</w:t>
      </w:r>
    </w:p>
    <w:p>
      <w:pPr>
        <w:pStyle w:val="List Paragraph"/>
        <w:tabs>
          <w:tab w:val="left" w:pos="709"/>
        </w:tabs>
        <w:rPr>
          <w:b w:val="1"/>
          <w:bCs w:val="1"/>
          <w:outline w:val="0"/>
          <w:color w:val="0070c0"/>
          <w:sz w:val="22"/>
          <w:szCs w:val="22"/>
          <w:u w:color="0070c0"/>
          <w14:textFill>
            <w14:solidFill>
              <w14:srgbClr w14:val="0070C0"/>
            </w14:solidFill>
          </w14:textFill>
        </w:rPr>
      </w:pPr>
      <w:r>
        <w:rPr>
          <w:b w:val="1"/>
          <w:bCs w:val="1"/>
          <w:sz w:val="22"/>
          <w:szCs w:val="22"/>
          <w:rtl w:val="0"/>
          <w:lang w:val="en-US"/>
        </w:rPr>
        <w:t xml:space="preserve">(config-line)# </w:t>
      </w:r>
      <w:r>
        <w:rPr>
          <w:b w:val="1"/>
          <w:bCs w:val="1"/>
          <w:outline w:val="0"/>
          <w:color w:val="0070c0"/>
          <w:sz w:val="22"/>
          <w:szCs w:val="22"/>
          <w:u w:color="0070c0"/>
          <w:rtl w:val="0"/>
          <w:lang w:val="en-US"/>
          <w14:textFill>
            <w14:solidFill>
              <w14:srgbClr w14:val="0070C0"/>
            </w14:solidFill>
          </w14:textFill>
        </w:rPr>
        <w:t>login</w:t>
      </w:r>
    </w:p>
    <w:p>
      <w:pPr>
        <w:pStyle w:val="Heading 2"/>
        <w:rPr>
          <w:sz w:val="22"/>
          <w:szCs w:val="22"/>
        </w:rPr>
      </w:pPr>
      <w:bookmarkStart w:name="_Toc42" w:id="50"/>
      <w:r>
        <w:rPr>
          <w:rFonts w:cs="Arial Unicode MS" w:eastAsia="Arial Unicode MS"/>
          <w:rtl w:val="0"/>
          <w:lang w:val="en-US"/>
        </w:rPr>
        <w:t>2Step 4: Set a timeout on the VTY line</w:t>
      </w:r>
      <w:bookmarkEnd w:id="50"/>
    </w:p>
    <w:p>
      <w:pPr>
        <w:pStyle w:val="Body"/>
        <w:tabs>
          <w:tab w:val="left" w:pos="709"/>
        </w:tabs>
        <w:rPr>
          <w:sz w:val="22"/>
          <w:szCs w:val="22"/>
        </w:rPr>
      </w:pPr>
      <w:r>
        <w:rPr>
          <w:sz w:val="22"/>
          <w:szCs w:val="22"/>
          <w:rtl w:val="0"/>
          <w:lang w:val="en-US"/>
        </w:rPr>
        <w:t>For practice in the lab, a user may choose to disable the timeout, but it is good for remote sessions due to security reasons.</w:t>
      </w:r>
    </w:p>
    <w:p>
      <w:pPr>
        <w:pStyle w:val="List Paragraph"/>
        <w:numPr>
          <w:ilvl w:val="0"/>
          <w:numId w:val="68"/>
        </w:numPr>
        <w:bidi w:val="0"/>
        <w:ind w:right="0"/>
        <w:jc w:val="left"/>
        <w:rPr>
          <w:sz w:val="22"/>
          <w:szCs w:val="22"/>
          <w:rtl w:val="0"/>
          <w:lang w:val="en-US"/>
        </w:rPr>
      </w:pPr>
      <w:r>
        <w:rPr>
          <w:sz w:val="22"/>
          <w:szCs w:val="22"/>
          <w:rtl w:val="0"/>
          <w:lang w:val="en-US"/>
        </w:rPr>
        <w:t>Command used to disable the idle timeout:</w:t>
      </w:r>
    </w:p>
    <w:p>
      <w:pPr>
        <w:pStyle w:val="List Paragraph"/>
        <w:tabs>
          <w:tab w:val="left" w:pos="709"/>
        </w:tabs>
        <w:ind w:left="816" w:firstLine="0"/>
        <w:rPr>
          <w:b w:val="1"/>
          <w:bCs w:val="1"/>
          <w:outline w:val="0"/>
          <w:color w:val="0070c0"/>
          <w:sz w:val="22"/>
          <w:szCs w:val="22"/>
          <w:u w:color="0070c0"/>
          <w14:textFill>
            <w14:solidFill>
              <w14:srgbClr w14:val="0070C0"/>
            </w14:solidFill>
          </w14:textFill>
        </w:rPr>
      </w:pPr>
      <w:r>
        <w:rPr>
          <w:b w:val="1"/>
          <w:bCs w:val="1"/>
          <w:sz w:val="22"/>
          <w:szCs w:val="22"/>
          <w:rtl w:val="0"/>
          <w:lang w:val="en-US"/>
        </w:rPr>
        <w:t xml:space="preserve">(config-line)# </w:t>
      </w:r>
      <w:r>
        <w:rPr>
          <w:b w:val="1"/>
          <w:bCs w:val="1"/>
          <w:outline w:val="0"/>
          <w:color w:val="0070c0"/>
          <w:sz w:val="22"/>
          <w:szCs w:val="22"/>
          <w:u w:color="0070c0"/>
          <w:rtl w:val="0"/>
          <w:lang w:val="en-US"/>
          <w14:textFill>
            <w14:solidFill>
              <w14:srgbClr w14:val="0070C0"/>
            </w14:solidFill>
          </w14:textFill>
        </w:rPr>
        <w:t>no exec-timeout</w:t>
      </w:r>
    </w:p>
    <w:p>
      <w:pPr>
        <w:pStyle w:val="List Paragraph"/>
        <w:tabs>
          <w:tab w:val="left" w:pos="709"/>
        </w:tabs>
        <w:ind w:left="816" w:firstLine="0"/>
        <w:rPr>
          <w:b w:val="1"/>
          <w:bCs w:val="1"/>
          <w:sz w:val="22"/>
          <w:szCs w:val="22"/>
        </w:rPr>
      </w:pPr>
    </w:p>
    <w:p>
      <w:pPr>
        <w:pStyle w:val="List Paragraph"/>
        <w:numPr>
          <w:ilvl w:val="0"/>
          <w:numId w:val="68"/>
        </w:numPr>
        <w:bidi w:val="0"/>
        <w:ind w:right="0"/>
        <w:jc w:val="left"/>
        <w:rPr>
          <w:b w:val="1"/>
          <w:bCs w:val="1"/>
          <w:sz w:val="22"/>
          <w:szCs w:val="22"/>
          <w:rtl w:val="0"/>
          <w:lang w:val="en-US"/>
        </w:rPr>
      </w:pPr>
      <w:r>
        <w:rPr>
          <w:b w:val="0"/>
          <w:bCs w:val="0"/>
          <w:sz w:val="22"/>
          <w:szCs w:val="22"/>
          <w:rtl w:val="0"/>
          <w:lang w:val="en-US"/>
        </w:rPr>
        <w:t>Command used to set a timeout:</w:t>
      </w:r>
    </w:p>
    <w:p>
      <w:pPr>
        <w:pStyle w:val="List Paragraph"/>
        <w:tabs>
          <w:tab w:val="left" w:pos="709"/>
        </w:tabs>
        <w:ind w:left="816" w:firstLine="0"/>
        <w:rPr>
          <w:b w:val="1"/>
          <w:bCs w:val="1"/>
          <w:outline w:val="0"/>
          <w:color w:val="000000"/>
          <w:sz w:val="22"/>
          <w:szCs w:val="22"/>
          <w:u w:color="000000"/>
          <w14:textFill>
            <w14:solidFill>
              <w14:srgbClr w14:val="000000"/>
            </w14:solidFill>
          </w14:textFill>
        </w:rPr>
      </w:pPr>
      <w:r>
        <w:rPr>
          <w:b w:val="1"/>
          <w:bCs w:val="1"/>
          <w:sz w:val="22"/>
          <w:szCs w:val="22"/>
          <w:rtl w:val="0"/>
          <w:lang w:val="en-US"/>
        </w:rPr>
        <w:t xml:space="preserve">(config-line)# </w:t>
      </w:r>
      <w:r>
        <w:rPr>
          <w:b w:val="1"/>
          <w:bCs w:val="1"/>
          <w:outline w:val="0"/>
          <w:color w:val="0070c0"/>
          <w:sz w:val="22"/>
          <w:szCs w:val="22"/>
          <w:u w:color="0070c0"/>
          <w:rtl w:val="0"/>
          <w:lang w:val="en-US"/>
          <w14:textFill>
            <w14:solidFill>
              <w14:srgbClr w14:val="0070C0"/>
            </w14:solidFill>
          </w14:textFill>
        </w:rPr>
        <w:t xml:space="preserve">exec-timeout </w:t>
      </w:r>
      <w:r>
        <w:rPr>
          <w:b w:val="1"/>
          <w:bCs w:val="1"/>
          <w:outline w:val="0"/>
          <w:color w:val="000000"/>
          <w:sz w:val="22"/>
          <w:szCs w:val="22"/>
          <w:u w:color="000000"/>
          <w:rtl w:val="0"/>
          <w:lang w:val="en-US"/>
          <w14:textFill>
            <w14:solidFill>
              <w14:srgbClr w14:val="000000"/>
            </w14:solidFill>
          </w14:textFill>
        </w:rPr>
        <w:t>&lt;</w:t>
      </w:r>
      <w:r>
        <w:rPr>
          <w:b w:val="1"/>
          <w:bCs w:val="1"/>
          <w:outline w:val="0"/>
          <w:color w:val="ff0000"/>
          <w:sz w:val="22"/>
          <w:szCs w:val="22"/>
          <w:u w:color="ff0000"/>
          <w:rtl w:val="0"/>
          <w:lang w:val="en-US"/>
          <w14:textFill>
            <w14:solidFill>
              <w14:srgbClr w14:val="FF0000"/>
            </w14:solidFill>
          </w14:textFill>
        </w:rPr>
        <w:t>minutes</w:t>
      </w:r>
      <w:r>
        <w:rPr>
          <w:b w:val="1"/>
          <w:bCs w:val="1"/>
          <w:outline w:val="0"/>
          <w:color w:val="000000"/>
          <w:sz w:val="22"/>
          <w:szCs w:val="22"/>
          <w:u w:color="000000"/>
          <w:rtl w:val="0"/>
          <w:lang w:val="en-US"/>
          <w14:textFill>
            <w14:solidFill>
              <w14:srgbClr w14:val="000000"/>
            </w14:solidFill>
          </w14:textFill>
        </w:rPr>
        <w:t>&gt;</w:t>
      </w:r>
      <w:r>
        <w:rPr>
          <w:b w:val="1"/>
          <w:bCs w:val="1"/>
          <w:outline w:val="0"/>
          <w:color w:val="0070c0"/>
          <w:sz w:val="22"/>
          <w:szCs w:val="22"/>
          <w:u w:color="0070c0"/>
          <w:rtl w:val="0"/>
          <w:lang w:val="en-US"/>
          <w14:textFill>
            <w14:solidFill>
              <w14:srgbClr w14:val="0070C0"/>
            </w14:solidFill>
          </w14:textFill>
        </w:rPr>
        <w:t xml:space="preserve"> </w:t>
      </w:r>
      <w:r>
        <w:rPr>
          <w:b w:val="1"/>
          <w:bCs w:val="1"/>
          <w:outline w:val="0"/>
          <w:color w:val="000000"/>
          <w:sz w:val="22"/>
          <w:szCs w:val="22"/>
          <w:u w:color="000000"/>
          <w:rtl w:val="0"/>
          <w:lang w:val="en-US"/>
          <w14:textFill>
            <w14:solidFill>
              <w14:srgbClr w14:val="000000"/>
            </w14:solidFill>
          </w14:textFill>
        </w:rPr>
        <w:t>&lt;</w:t>
      </w:r>
      <w:r>
        <w:rPr>
          <w:b w:val="1"/>
          <w:bCs w:val="1"/>
          <w:outline w:val="0"/>
          <w:color w:val="ff0000"/>
          <w:sz w:val="22"/>
          <w:szCs w:val="22"/>
          <w:u w:color="ff0000"/>
          <w:rtl w:val="0"/>
          <w:lang w:val="en-US"/>
          <w14:textFill>
            <w14:solidFill>
              <w14:srgbClr w14:val="FF0000"/>
            </w14:solidFill>
          </w14:textFill>
        </w:rPr>
        <w:t>seconds</w:t>
      </w:r>
      <w:r>
        <w:rPr>
          <w:b w:val="1"/>
          <w:bCs w:val="1"/>
          <w:outline w:val="0"/>
          <w:color w:val="000000"/>
          <w:sz w:val="22"/>
          <w:szCs w:val="22"/>
          <w:u w:color="000000"/>
          <w:rtl w:val="0"/>
          <w:lang w:val="en-US"/>
          <w14:textFill>
            <w14:solidFill>
              <w14:srgbClr w14:val="000000"/>
            </w14:solidFill>
          </w14:textFill>
        </w:rPr>
        <w:t>&gt;</w:t>
      </w:r>
    </w:p>
    <w:p>
      <w:pPr>
        <w:pStyle w:val="Body"/>
        <w:tabs>
          <w:tab w:val="left" w:pos="709"/>
        </w:tabs>
        <w:rPr>
          <w:sz w:val="22"/>
          <w:szCs w:val="22"/>
        </w:rPr>
      </w:pPr>
    </w:p>
    <w:p>
      <w:pPr>
        <w:pStyle w:val="Body"/>
        <w:tabs>
          <w:tab w:val="left" w:pos="709"/>
        </w:tabs>
        <w:spacing w:after="0" w:line="240" w:lineRule="auto"/>
        <w:rPr>
          <w:b w:val="1"/>
          <w:bCs w:val="1"/>
          <w:outline w:val="0"/>
          <w:color w:val="262626"/>
          <w:sz w:val="8"/>
          <w:szCs w:val="8"/>
          <w:u w:color="262626"/>
          <w14:textFill>
            <w14:solidFill>
              <w14:srgbClr w14:val="262626"/>
            </w14:solidFill>
          </w14:textFill>
        </w:rPr>
      </w:pPr>
    </w:p>
    <w:p>
      <w:pPr>
        <w:pStyle w:val="Heading 2"/>
      </w:pPr>
      <w:bookmarkStart w:name="_Toc43" w:id="51"/>
      <w:r>
        <w:rPr>
          <w:rFonts w:cs="Arial Unicode MS" w:eastAsia="Arial Unicode MS"/>
          <w:rtl w:val="0"/>
          <w:lang w:val="en-US"/>
        </w:rPr>
        <w:t>Step 5: Assign an IP Address and a Subnet Mask to the Router</w:t>
      </w:r>
      <w:r>
        <w:rPr>
          <w:rFonts w:cs="Arial Unicode MS" w:eastAsia="Arial Unicode MS" w:hint="default"/>
          <w:rtl w:val="1"/>
        </w:rPr>
        <w:t>’</w:t>
      </w:r>
      <w:r>
        <w:rPr>
          <w:rFonts w:cs="Arial Unicode MS" w:eastAsia="Arial Unicode MS"/>
          <w:rtl w:val="0"/>
          <w:lang w:val="de-DE"/>
        </w:rPr>
        <w:t xml:space="preserve">s interface </w:t>
      </w:r>
      <w:bookmarkEnd w:id="51"/>
    </w:p>
    <w:p>
      <w:pPr>
        <w:pStyle w:val="Body"/>
        <w:tabs>
          <w:tab w:val="left" w:pos="709"/>
        </w:tabs>
        <w:spacing w:before="0" w:after="0" w:line="240" w:lineRule="auto"/>
        <w:rPr>
          <w:b w:val="1"/>
          <w:bCs w:val="1"/>
          <w:outline w:val="0"/>
          <w:color w:val="262626"/>
          <w:sz w:val="22"/>
          <w:szCs w:val="22"/>
          <w:u w:color="262626"/>
          <w14:textFill>
            <w14:solidFill>
              <w14:srgbClr w14:val="262626"/>
            </w14:solidFill>
          </w14:textFill>
        </w:rPr>
      </w:pPr>
    </w:p>
    <w:p>
      <w:pPr>
        <w:pStyle w:val="Body"/>
        <w:tabs>
          <w:tab w:val="left" w:pos="709"/>
        </w:tabs>
        <w:spacing w:after="0" w:line="240" w:lineRule="auto"/>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The IP Address assigned to the Router</w:t>
      </w:r>
      <w:r>
        <w:rPr>
          <w:outline w:val="0"/>
          <w:color w:val="262626"/>
          <w:sz w:val="22"/>
          <w:szCs w:val="22"/>
          <w:u w:color="262626"/>
          <w:rtl w:val="1"/>
          <w14:textFill>
            <w14:solidFill>
              <w14:srgbClr w14:val="262626"/>
            </w14:solidFill>
          </w14:textFill>
        </w:rPr>
        <w:t>’</w:t>
      </w:r>
      <w:r>
        <w:rPr>
          <w:outline w:val="0"/>
          <w:color w:val="262626"/>
          <w:sz w:val="22"/>
          <w:szCs w:val="22"/>
          <w:u w:color="262626"/>
          <w:rtl w:val="0"/>
          <w:lang w:val="en-US"/>
          <w14:textFill>
            <w14:solidFill>
              <w14:srgbClr w14:val="262626"/>
            </w14:solidFill>
          </w14:textFill>
        </w:rPr>
        <w:t>s interface and the PC must be in the same network.</w:t>
      </w:r>
    </w:p>
    <w:p>
      <w:pPr>
        <w:pStyle w:val="List Paragraph"/>
        <w:tabs>
          <w:tab w:val="left" w:pos="709"/>
        </w:tabs>
        <w:spacing w:after="0" w:line="240" w:lineRule="auto"/>
        <w:rPr>
          <w:outline w:val="0"/>
          <w:color w:val="262626"/>
          <w:sz w:val="22"/>
          <w:szCs w:val="22"/>
          <w:u w:color="262626"/>
          <w14:textFill>
            <w14:solidFill>
              <w14:srgbClr w14:val="262626"/>
            </w14:solidFill>
          </w14:textFill>
        </w:rPr>
      </w:pPr>
    </w:p>
    <w:p>
      <w:pPr>
        <w:pStyle w:val="List Paragraph"/>
        <w:numPr>
          <w:ilvl w:val="0"/>
          <w:numId w:val="69"/>
        </w:numPr>
        <w:rPr>
          <w:sz w:val="22"/>
          <w:szCs w:val="22"/>
          <w:lang w:val="en-US"/>
        </w:rPr>
      </w:pPr>
      <w:r>
        <w:rPr>
          <w:sz w:val="22"/>
          <w:szCs w:val="22"/>
          <w:rtl w:val="0"/>
          <w:lang w:val="en-US"/>
        </w:rPr>
        <w:t>Command used to go to the Interface mode:</w:t>
      </w:r>
    </w:p>
    <w:p>
      <w:pPr>
        <w:pStyle w:val="List Paragraph"/>
        <w:tabs>
          <w:tab w:val="left" w:pos="709"/>
        </w:tabs>
        <w:rPr>
          <w:b w:val="1"/>
          <w:bCs w:val="1"/>
          <w:sz w:val="22"/>
          <w:szCs w:val="22"/>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 xml:space="preserve">interface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interface type</w:t>
      </w:r>
      <w:r>
        <w:rPr>
          <w:b w:val="1"/>
          <w:bCs w:val="1"/>
          <w:sz w:val="22"/>
          <w:szCs w:val="22"/>
          <w:rtl w:val="0"/>
          <w:lang w:val="en-US"/>
        </w:rPr>
        <w:t>&gt; &lt;</w:t>
      </w:r>
      <w:r>
        <w:rPr>
          <w:b w:val="1"/>
          <w:bCs w:val="1"/>
          <w:outline w:val="0"/>
          <w:color w:val="ff0000"/>
          <w:sz w:val="22"/>
          <w:szCs w:val="22"/>
          <w:u w:color="ff0000"/>
          <w:rtl w:val="0"/>
          <w:lang w:val="en-US"/>
          <w14:textFill>
            <w14:solidFill>
              <w14:srgbClr w14:val="FF0000"/>
            </w14:solidFill>
          </w14:textFill>
        </w:rPr>
        <w:t>interface number</w:t>
      </w:r>
      <w:r>
        <w:rPr>
          <w:b w:val="1"/>
          <w:bCs w:val="1"/>
          <w:sz w:val="22"/>
          <w:szCs w:val="22"/>
          <w:rtl w:val="0"/>
          <w:lang w:val="en-US"/>
        </w:rPr>
        <w:t>&gt;</w:t>
      </w:r>
    </w:p>
    <w:p>
      <w:pPr>
        <w:pStyle w:val="List Paragraph"/>
        <w:tabs>
          <w:tab w:val="left" w:pos="709"/>
        </w:tabs>
        <w:rPr>
          <w:b w:val="1"/>
          <w:bCs w:val="1"/>
          <w:sz w:val="22"/>
          <w:szCs w:val="22"/>
        </w:rPr>
      </w:pPr>
      <w:r>
        <w:rPr>
          <w:b w:val="1"/>
          <w:bCs w:val="1"/>
          <w:sz w:val="22"/>
          <w:szCs w:val="22"/>
          <w:rtl w:val="0"/>
          <w:lang w:val="en-US"/>
        </w:rPr>
        <w:t>(config-if)#</w:t>
      </w:r>
    </w:p>
    <w:p>
      <w:pPr>
        <w:pStyle w:val="List Paragraph"/>
        <w:tabs>
          <w:tab w:val="left" w:pos="709"/>
        </w:tabs>
        <w:rPr>
          <w:b w:val="1"/>
          <w:bCs w:val="1"/>
          <w:sz w:val="22"/>
          <w:szCs w:val="22"/>
        </w:rPr>
      </w:pPr>
    </w:p>
    <w:p>
      <w:pPr>
        <w:pStyle w:val="List Paragraph"/>
        <w:tabs>
          <w:tab w:val="left" w:pos="709"/>
        </w:tabs>
        <w:rPr>
          <w:sz w:val="22"/>
          <w:szCs w:val="22"/>
        </w:rPr>
      </w:pPr>
      <w:r>
        <w:rPr>
          <w:sz w:val="22"/>
          <w:szCs w:val="22"/>
          <w:rtl w:val="0"/>
          <w:lang w:val="en-US"/>
        </w:rPr>
        <w:t xml:space="preserve">In this scenario, the </w:t>
      </w:r>
      <w:r>
        <w:rPr>
          <w:sz w:val="22"/>
          <w:szCs w:val="22"/>
          <w:rtl w:val="0"/>
          <w:lang w:val="en-US"/>
        </w:rPr>
        <w:t>“</w:t>
      </w:r>
      <w:r>
        <w:rPr>
          <w:sz w:val="22"/>
          <w:szCs w:val="22"/>
          <w:rtl w:val="0"/>
          <w:lang w:val="en-US"/>
        </w:rPr>
        <w:t>interface type</w:t>
      </w:r>
      <w:r>
        <w:rPr>
          <w:sz w:val="22"/>
          <w:szCs w:val="22"/>
          <w:rtl w:val="0"/>
          <w:lang w:val="en-US"/>
        </w:rPr>
        <w:t xml:space="preserve">” </w:t>
      </w:r>
      <w:r>
        <w:rPr>
          <w:sz w:val="22"/>
          <w:szCs w:val="22"/>
          <w:rtl w:val="0"/>
          <w:lang w:val="en-US"/>
        </w:rPr>
        <w:t xml:space="preserve">is Gigabit Ethernet and the </w:t>
      </w:r>
      <w:r>
        <w:rPr>
          <w:sz w:val="22"/>
          <w:szCs w:val="22"/>
          <w:rtl w:val="0"/>
          <w:lang w:val="en-US"/>
        </w:rPr>
        <w:t>“</w:t>
      </w:r>
      <w:r>
        <w:rPr>
          <w:sz w:val="22"/>
          <w:szCs w:val="22"/>
          <w:rtl w:val="0"/>
          <w:lang w:val="en-US"/>
        </w:rPr>
        <w:t>interface number</w:t>
      </w:r>
      <w:r>
        <w:rPr>
          <w:sz w:val="22"/>
          <w:szCs w:val="22"/>
          <w:rtl w:val="0"/>
          <w:lang w:val="en-US"/>
        </w:rPr>
        <w:t xml:space="preserve">” </w:t>
      </w:r>
      <w:r>
        <w:rPr>
          <w:sz w:val="22"/>
          <w:szCs w:val="22"/>
          <w:rtl w:val="0"/>
          <w:lang w:val="en-US"/>
        </w:rPr>
        <w:t>is 0/1.</w:t>
      </w:r>
    </w:p>
    <w:p>
      <w:pPr>
        <w:pStyle w:val="List Paragraph"/>
        <w:tabs>
          <w:tab w:val="left" w:pos="709"/>
        </w:tabs>
      </w:pPr>
      <w:r>
        <w:rPr>
          <w:rtl w:val="0"/>
          <w:lang w:val="en-US"/>
        </w:rPr>
        <w:t xml:space="preserve"> </w:t>
      </w:r>
    </w:p>
    <w:p>
      <w:pPr>
        <w:pStyle w:val="List Paragraph"/>
        <w:numPr>
          <w:ilvl w:val="0"/>
          <w:numId w:val="71"/>
        </w:numPr>
        <w:rPr>
          <w:sz w:val="22"/>
          <w:szCs w:val="22"/>
          <w:lang w:val="en-US"/>
        </w:rPr>
      </w:pPr>
      <w:r>
        <w:rPr>
          <w:sz w:val="22"/>
          <w:szCs w:val="22"/>
          <w:rtl w:val="0"/>
          <w:lang w:val="en-US"/>
        </w:rPr>
        <w:t>Command used to assign the IP Address and the Subnet Mask:</w:t>
      </w:r>
    </w:p>
    <w:p>
      <w:pPr>
        <w:pStyle w:val="List Paragraph"/>
        <w:tabs>
          <w:tab w:val="left" w:pos="709"/>
        </w:tabs>
        <w:rPr>
          <w:b w:val="1"/>
          <w:bCs w:val="1"/>
        </w:rPr>
      </w:pPr>
      <w:r>
        <w:rPr>
          <w:b w:val="1"/>
          <w:bCs w:val="1"/>
          <w:sz w:val="22"/>
          <w:szCs w:val="22"/>
          <w:rtl w:val="0"/>
          <w:lang w:val="en-US"/>
        </w:rPr>
        <w:t xml:space="preserve">(config-if)# </w:t>
      </w:r>
      <w:r>
        <w:rPr>
          <w:b w:val="1"/>
          <w:bCs w:val="1"/>
          <w:outline w:val="0"/>
          <w:color w:val="0070c0"/>
          <w:sz w:val="22"/>
          <w:szCs w:val="22"/>
          <w:u w:color="0070c0"/>
          <w:rtl w:val="0"/>
          <w:lang w:val="en-US"/>
          <w14:textFill>
            <w14:solidFill>
              <w14:srgbClr w14:val="0070C0"/>
            </w14:solidFill>
          </w14:textFill>
        </w:rPr>
        <w:t xml:space="preserve">ip address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IP address to be assigned</w:t>
      </w:r>
      <w:r>
        <w:rPr>
          <w:b w:val="1"/>
          <w:bCs w:val="1"/>
          <w:sz w:val="22"/>
          <w:szCs w:val="22"/>
          <w:rtl w:val="0"/>
          <w:lang w:val="en-US"/>
        </w:rPr>
        <w:t>&gt; &lt;</w:t>
      </w:r>
      <w:r>
        <w:rPr>
          <w:b w:val="1"/>
          <w:bCs w:val="1"/>
          <w:outline w:val="0"/>
          <w:color w:val="ff0000"/>
          <w:sz w:val="22"/>
          <w:szCs w:val="22"/>
          <w:u w:color="ff0000"/>
          <w:rtl w:val="0"/>
          <w:lang w:val="en-US"/>
          <w14:textFill>
            <w14:solidFill>
              <w14:srgbClr w14:val="FF0000"/>
            </w14:solidFill>
          </w14:textFill>
        </w:rPr>
        <w:t>Subnet Mask</w:t>
      </w:r>
      <w:r>
        <w:rPr>
          <w:b w:val="1"/>
          <w:bCs w:val="1"/>
          <w:sz w:val="22"/>
          <w:szCs w:val="22"/>
          <w:rtl w:val="0"/>
          <w:lang w:val="en-US"/>
        </w:rPr>
        <w:t>&gt;</w:t>
      </w:r>
    </w:p>
    <w:p>
      <w:pPr>
        <w:pStyle w:val="Body"/>
        <w:tabs>
          <w:tab w:val="left" w:pos="709"/>
        </w:tabs>
        <w:rPr>
          <w:sz w:val="22"/>
          <w:szCs w:val="22"/>
        </w:rPr>
      </w:pPr>
    </w:p>
    <w:p>
      <w:pPr>
        <w:pStyle w:val="Heading 2"/>
        <w:rPr>
          <w:sz w:val="22"/>
          <w:szCs w:val="22"/>
        </w:rPr>
      </w:pPr>
      <w:bookmarkStart w:name="_Toc44" w:id="52"/>
      <w:r>
        <w:rPr>
          <w:rFonts w:cs="Arial Unicode MS" w:eastAsia="Arial Unicode MS"/>
          <w:rtl w:val="0"/>
          <w:lang w:val="en-US"/>
        </w:rPr>
        <w:t>Step 6: Enable the Router</w:t>
      </w:r>
      <w:r>
        <w:rPr>
          <w:rFonts w:cs="Arial Unicode MS" w:eastAsia="Arial Unicode MS" w:hint="default"/>
          <w:rtl w:val="1"/>
        </w:rPr>
        <w:t>’</w:t>
      </w:r>
      <w:r>
        <w:rPr>
          <w:rFonts w:cs="Arial Unicode MS" w:eastAsia="Arial Unicode MS"/>
          <w:rtl w:val="0"/>
          <w:lang w:val="en-US"/>
        </w:rPr>
        <w:t>s interface and set a description on it</w:t>
      </w:r>
      <w:bookmarkEnd w:id="52"/>
    </w:p>
    <w:p>
      <w:pPr>
        <w:pStyle w:val="Body"/>
        <w:tabs>
          <w:tab w:val="left" w:pos="709"/>
        </w:tabs>
        <w:rPr>
          <w:sz w:val="22"/>
          <w:szCs w:val="22"/>
        </w:rPr>
      </w:pPr>
      <w:r>
        <w:rPr>
          <w:sz w:val="22"/>
          <w:szCs w:val="22"/>
          <w:rtl w:val="0"/>
          <w:lang w:val="en-US"/>
        </w:rPr>
        <w:t>Router</w:t>
      </w:r>
      <w:r>
        <w:rPr>
          <w:sz w:val="22"/>
          <w:szCs w:val="22"/>
          <w:rtl w:val="1"/>
        </w:rPr>
        <w:t>’</w:t>
      </w:r>
      <w:r>
        <w:rPr>
          <w:sz w:val="22"/>
          <w:szCs w:val="22"/>
          <w:rtl w:val="0"/>
          <w:lang w:val="en-US"/>
        </w:rPr>
        <w:t>s interfaces are disabled by default.</w:t>
      </w:r>
    </w:p>
    <w:p>
      <w:pPr>
        <w:pStyle w:val="List Paragraph"/>
        <w:numPr>
          <w:ilvl w:val="0"/>
          <w:numId w:val="72"/>
        </w:numPr>
        <w:bidi w:val="0"/>
        <w:ind w:right="0"/>
        <w:jc w:val="left"/>
        <w:rPr>
          <w:sz w:val="22"/>
          <w:szCs w:val="22"/>
          <w:rtl w:val="0"/>
          <w:lang w:val="en-US"/>
        </w:rPr>
      </w:pPr>
      <w:r>
        <w:rPr>
          <w:sz w:val="22"/>
          <w:szCs w:val="22"/>
          <w:rtl w:val="0"/>
          <w:lang w:val="en-US"/>
        </w:rPr>
        <w:t>Command used to enable the interface:</w:t>
      </w:r>
    </w:p>
    <w:p>
      <w:pPr>
        <w:pStyle w:val="List Paragraph"/>
        <w:tabs>
          <w:tab w:val="left" w:pos="709"/>
        </w:tabs>
        <w:rPr>
          <w:b w:val="1"/>
          <w:bCs w:val="1"/>
          <w:outline w:val="0"/>
          <w:color w:val="0070c0"/>
          <w:sz w:val="22"/>
          <w:szCs w:val="22"/>
          <w:u w:color="0070c0"/>
          <w14:textFill>
            <w14:solidFill>
              <w14:srgbClr w14:val="0070C0"/>
            </w14:solidFill>
          </w14:textFill>
        </w:rPr>
      </w:pPr>
      <w:r>
        <w:rPr>
          <w:b w:val="1"/>
          <w:bCs w:val="1"/>
          <w:outline w:val="0"/>
          <w:color w:val="000000"/>
          <w:sz w:val="22"/>
          <w:szCs w:val="22"/>
          <w:u w:color="000000"/>
          <w:rtl w:val="0"/>
          <w:lang w:val="en-US"/>
          <w14:textFill>
            <w14:solidFill>
              <w14:srgbClr w14:val="000000"/>
            </w14:solidFill>
          </w14:textFill>
        </w:rPr>
        <w:t xml:space="preserve">(config-if)# </w:t>
      </w:r>
      <w:r>
        <w:rPr>
          <w:b w:val="1"/>
          <w:bCs w:val="1"/>
          <w:outline w:val="0"/>
          <w:color w:val="0070c0"/>
          <w:sz w:val="22"/>
          <w:szCs w:val="22"/>
          <w:u w:color="0070c0"/>
          <w:rtl w:val="0"/>
          <w:lang w:val="en-US"/>
          <w14:textFill>
            <w14:solidFill>
              <w14:srgbClr w14:val="0070C0"/>
            </w14:solidFill>
          </w14:textFill>
        </w:rPr>
        <w:t>no shutdown</w:t>
      </w:r>
    </w:p>
    <w:p>
      <w:pPr>
        <w:pStyle w:val="List Paragraph"/>
        <w:tabs>
          <w:tab w:val="left" w:pos="709"/>
        </w:tabs>
        <w:rPr>
          <w:b w:val="1"/>
          <w:bCs w:val="1"/>
          <w:outline w:val="0"/>
          <w:color w:val="0070c0"/>
          <w:sz w:val="22"/>
          <w:szCs w:val="22"/>
          <w:u w:color="0070c0"/>
          <w14:textFill>
            <w14:solidFill>
              <w14:srgbClr w14:val="0070C0"/>
            </w14:solidFill>
          </w14:textFill>
        </w:rPr>
      </w:pPr>
    </w:p>
    <w:p>
      <w:pPr>
        <w:pStyle w:val="Body"/>
        <w:tabs>
          <w:tab w:val="left" w:pos="709"/>
        </w:tabs>
        <w:rPr>
          <w:sz w:val="22"/>
          <w:szCs w:val="22"/>
        </w:rPr>
      </w:pPr>
      <w:r>
        <w:rPr>
          <w:sz w:val="22"/>
          <w:szCs w:val="22"/>
          <w:rtl w:val="0"/>
          <w:lang w:val="fr-FR"/>
        </w:rPr>
        <w:t>Description</w:t>
      </w:r>
      <w:r>
        <w:rPr>
          <w:sz w:val="22"/>
          <w:szCs w:val="22"/>
          <w:rtl w:val="0"/>
        </w:rPr>
        <w:t> </w:t>
      </w:r>
      <w:r>
        <w:rPr>
          <w:sz w:val="22"/>
          <w:szCs w:val="22"/>
          <w:rtl w:val="0"/>
          <w:lang w:val="en-US"/>
        </w:rPr>
        <w:t>is an optional feature, generally used to describe what an</w:t>
      </w:r>
      <w:r>
        <w:rPr>
          <w:sz w:val="22"/>
          <w:szCs w:val="22"/>
          <w:rtl w:val="0"/>
        </w:rPr>
        <w:t> </w:t>
      </w:r>
      <w:r>
        <w:rPr>
          <w:sz w:val="22"/>
          <w:szCs w:val="22"/>
          <w:rtl w:val="0"/>
          <w:lang w:val="de-DE"/>
        </w:rPr>
        <w:t>interface</w:t>
      </w:r>
      <w:r>
        <w:rPr>
          <w:sz w:val="22"/>
          <w:szCs w:val="22"/>
          <w:rtl w:val="0"/>
        </w:rPr>
        <w:t> </w:t>
      </w:r>
      <w:r>
        <w:rPr>
          <w:sz w:val="22"/>
          <w:szCs w:val="22"/>
          <w:rtl w:val="0"/>
          <w:lang w:val="en-US"/>
        </w:rPr>
        <w:t>is used for. It works as a reminder.</w:t>
      </w:r>
    </w:p>
    <w:p>
      <w:pPr>
        <w:pStyle w:val="List Paragraph"/>
        <w:numPr>
          <w:ilvl w:val="0"/>
          <w:numId w:val="72"/>
        </w:numPr>
        <w:bidi w:val="0"/>
        <w:ind w:right="0"/>
        <w:jc w:val="left"/>
        <w:rPr>
          <w:sz w:val="22"/>
          <w:szCs w:val="22"/>
          <w:rtl w:val="0"/>
          <w:lang w:val="en-US"/>
        </w:rPr>
      </w:pPr>
      <w:r>
        <w:rPr>
          <w:sz w:val="22"/>
          <w:szCs w:val="22"/>
          <w:rtl w:val="0"/>
          <w:lang w:val="en-US"/>
        </w:rPr>
        <w:t>Command used to set the description:</w:t>
      </w:r>
    </w:p>
    <w:p>
      <w:pPr>
        <w:pStyle w:val="List Paragraph"/>
        <w:tabs>
          <w:tab w:val="left" w:pos="709"/>
        </w:tabs>
        <w:rPr>
          <w:b w:val="1"/>
          <w:bCs w:val="1"/>
          <w:outline w:val="0"/>
          <w:color w:val="000000"/>
          <w:sz w:val="22"/>
          <w:szCs w:val="22"/>
          <w:u w:color="000000"/>
          <w14:textFill>
            <w14:solidFill>
              <w14:srgbClr w14:val="000000"/>
            </w14:solidFill>
          </w14:textFill>
        </w:rPr>
      </w:pPr>
      <w:r>
        <w:rPr>
          <w:b w:val="1"/>
          <w:bCs w:val="1"/>
          <w:outline w:val="0"/>
          <w:color w:val="000000"/>
          <w:sz w:val="22"/>
          <w:szCs w:val="22"/>
          <w:u w:color="000000"/>
          <w:rtl w:val="0"/>
          <w:lang w:val="en-US"/>
          <w14:textFill>
            <w14:solidFill>
              <w14:srgbClr w14:val="000000"/>
            </w14:solidFill>
          </w14:textFill>
        </w:rPr>
        <w:t xml:space="preserve">(config-if)# </w:t>
      </w:r>
      <w:r>
        <w:rPr>
          <w:b w:val="1"/>
          <w:bCs w:val="1"/>
          <w:outline w:val="0"/>
          <w:color w:val="0070c0"/>
          <w:sz w:val="22"/>
          <w:szCs w:val="22"/>
          <w:u w:color="0070c0"/>
          <w:rtl w:val="0"/>
          <w:lang w:val="en-US"/>
          <w14:textFill>
            <w14:solidFill>
              <w14:srgbClr w14:val="0070C0"/>
            </w14:solidFill>
          </w14:textFill>
        </w:rPr>
        <w:t xml:space="preserve">description </w:t>
      </w:r>
      <w:r>
        <w:rPr>
          <w:b w:val="1"/>
          <w:bCs w:val="1"/>
          <w:outline w:val="0"/>
          <w:color w:val="000000"/>
          <w:sz w:val="22"/>
          <w:szCs w:val="22"/>
          <w:u w:color="000000"/>
          <w:rtl w:val="0"/>
          <w:lang w:val="en-US"/>
          <w14:textFill>
            <w14:solidFill>
              <w14:srgbClr w14:val="000000"/>
            </w14:solidFill>
          </w14:textFill>
        </w:rPr>
        <w:t>&lt;</w:t>
      </w:r>
      <w:r>
        <w:rPr>
          <w:b w:val="1"/>
          <w:bCs w:val="1"/>
          <w:outline w:val="0"/>
          <w:color w:val="ff0000"/>
          <w:sz w:val="22"/>
          <w:szCs w:val="22"/>
          <w:u w:color="ff0000"/>
          <w:rtl w:val="0"/>
          <w:lang w:val="en-US"/>
          <w14:textFill>
            <w14:solidFill>
              <w14:srgbClr w14:val="FF0000"/>
            </w14:solidFill>
          </w14:textFill>
        </w:rPr>
        <w:t>message</w:t>
      </w:r>
      <w:r>
        <w:rPr>
          <w:b w:val="1"/>
          <w:bCs w:val="1"/>
          <w:outline w:val="0"/>
          <w:color w:val="000000"/>
          <w:sz w:val="22"/>
          <w:szCs w:val="22"/>
          <w:u w:color="000000"/>
          <w:rtl w:val="0"/>
          <w:lang w:val="en-US"/>
          <w14:textFill>
            <w14:solidFill>
              <w14:srgbClr w14:val="000000"/>
            </w14:solidFill>
          </w14:textFill>
        </w:rPr>
        <w:t>&gt;</w:t>
      </w:r>
    </w:p>
    <w:p>
      <w:pPr>
        <w:pStyle w:val="Body"/>
        <w:tabs>
          <w:tab w:val="left" w:pos="709"/>
        </w:tabs>
        <w:rPr>
          <w:sz w:val="22"/>
          <w:szCs w:val="22"/>
        </w:rPr>
      </w:pPr>
    </w:p>
    <w:p>
      <w:pPr>
        <w:pStyle w:val="Heading 2"/>
      </w:pPr>
      <w:bookmarkStart w:name="_Toc45" w:id="53"/>
      <w:r>
        <w:rPr>
          <w:rFonts w:cs="Arial Unicode MS" w:eastAsia="Arial Unicode MS"/>
          <w:rtl w:val="0"/>
          <w:lang w:val="en-US"/>
        </w:rPr>
        <w:t>Step 7: Ping the Router</w:t>
      </w:r>
      <w:r>
        <w:rPr>
          <w:rFonts w:cs="Arial Unicode MS" w:eastAsia="Arial Unicode MS" w:hint="default"/>
          <w:rtl w:val="1"/>
        </w:rPr>
        <w:t>’</w:t>
      </w:r>
      <w:r>
        <w:rPr>
          <w:rFonts w:cs="Arial Unicode MS" w:eastAsia="Arial Unicode MS"/>
          <w:rtl w:val="0"/>
          <w:lang w:val="de-DE"/>
        </w:rPr>
        <w:t>s interface</w:t>
      </w:r>
      <w:bookmarkEnd w:id="53"/>
    </w:p>
    <w:p>
      <w:pPr>
        <w:pStyle w:val="Body"/>
        <w:tabs>
          <w:tab w:val="left" w:pos="709"/>
        </w:tabs>
        <w:rPr>
          <w:sz w:val="22"/>
          <w:szCs w:val="22"/>
        </w:rPr>
      </w:pPr>
      <w:r>
        <w:rPr>
          <w:sz w:val="22"/>
          <w:szCs w:val="22"/>
          <w:rtl w:val="0"/>
          <w:lang w:val="en-US"/>
        </w:rPr>
        <w:t>It is good practice to check reachability before trying to remotely access the device. if the device is unreachable, Telnet or any other remote access method doesn</w:t>
      </w:r>
      <w:r>
        <w:rPr>
          <w:sz w:val="22"/>
          <w:szCs w:val="22"/>
          <w:rtl w:val="1"/>
        </w:rPr>
        <w:t>’</w:t>
      </w:r>
      <w:r>
        <w:rPr>
          <w:sz w:val="22"/>
          <w:szCs w:val="22"/>
          <w:rtl w:val="0"/>
          <w:lang w:val="en-US"/>
        </w:rPr>
        <w:t xml:space="preserve">t work, unless </w:t>
      </w:r>
      <w:r>
        <w:rPr>
          <w:sz w:val="22"/>
          <w:szCs w:val="22"/>
          <w:rtl w:val="1"/>
          <w:lang w:val="ar-SA" w:bidi="ar-SA"/>
        </w:rPr>
        <w:t>“</w:t>
      </w:r>
      <w:r>
        <w:rPr>
          <w:sz w:val="22"/>
          <w:szCs w:val="22"/>
          <w:rtl w:val="0"/>
          <w:lang w:val="en-US"/>
        </w:rPr>
        <w:t>ping</w:t>
      </w:r>
      <w:r>
        <w:rPr>
          <w:sz w:val="22"/>
          <w:szCs w:val="22"/>
          <w:rtl w:val="0"/>
        </w:rPr>
        <w:t xml:space="preserve">” </w:t>
      </w:r>
      <w:r>
        <w:rPr>
          <w:sz w:val="22"/>
          <w:szCs w:val="22"/>
          <w:rtl w:val="0"/>
          <w:lang w:val="en-US"/>
        </w:rPr>
        <w:t>has been intentionally blocked for security reasons.</w:t>
      </w:r>
    </w:p>
    <w:p>
      <w:pPr>
        <w:pStyle w:val="List Paragraph"/>
        <w:numPr>
          <w:ilvl w:val="0"/>
          <w:numId w:val="72"/>
        </w:numPr>
        <w:bidi w:val="0"/>
        <w:ind w:right="0"/>
        <w:jc w:val="left"/>
        <w:rPr>
          <w:sz w:val="22"/>
          <w:szCs w:val="22"/>
          <w:rtl w:val="0"/>
          <w:lang w:val="en-US"/>
        </w:rPr>
      </w:pPr>
      <w:r>
        <w:rPr>
          <w:sz w:val="22"/>
          <w:szCs w:val="22"/>
          <w:rtl w:val="0"/>
          <w:lang w:val="en-US"/>
        </w:rPr>
        <w:t xml:space="preserve">Go to the </w:t>
      </w:r>
      <w:r>
        <w:rPr>
          <w:b w:val="1"/>
          <w:bCs w:val="1"/>
          <w:sz w:val="22"/>
          <w:szCs w:val="22"/>
          <w:rtl w:val="0"/>
          <w:lang w:val="en-US"/>
        </w:rPr>
        <w:t>Command Prompt</w:t>
      </w:r>
      <w:r>
        <w:rPr>
          <w:sz w:val="22"/>
          <w:szCs w:val="22"/>
          <w:rtl w:val="0"/>
          <w:lang w:val="en-US"/>
        </w:rPr>
        <w:t xml:space="preserve"> of the PC</w:t>
      </w:r>
    </w:p>
    <w:p>
      <w:pPr>
        <w:pStyle w:val="List Paragraph"/>
        <w:numPr>
          <w:ilvl w:val="0"/>
          <w:numId w:val="72"/>
        </w:numPr>
        <w:bidi w:val="0"/>
        <w:ind w:right="0"/>
        <w:jc w:val="left"/>
        <w:rPr>
          <w:sz w:val="22"/>
          <w:szCs w:val="22"/>
          <w:rtl w:val="0"/>
          <w:lang w:val="en-US"/>
        </w:rPr>
      </w:pPr>
      <w:r>
        <w:rPr>
          <w:sz w:val="22"/>
          <w:szCs w:val="22"/>
          <w:rtl w:val="0"/>
          <w:lang w:val="en-US"/>
        </w:rPr>
        <w:t xml:space="preserve">Type </w:t>
      </w:r>
      <w:r>
        <w:rPr>
          <w:b w:val="1"/>
          <w:bCs w:val="1"/>
          <w:outline w:val="0"/>
          <w:color w:val="0070c0"/>
          <w:sz w:val="22"/>
          <w:szCs w:val="22"/>
          <w:u w:color="0070c0"/>
          <w:rtl w:val="0"/>
          <w:lang w:val="en-US"/>
          <w14:textFill>
            <w14:solidFill>
              <w14:srgbClr w14:val="0070C0"/>
            </w14:solidFill>
          </w14:textFill>
        </w:rPr>
        <w:t xml:space="preserve">ping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IP Address of the Router</w:t>
      </w:r>
      <w:r>
        <w:rPr>
          <w:b w:val="1"/>
          <w:bCs w:val="1"/>
          <w:sz w:val="22"/>
          <w:szCs w:val="22"/>
          <w:rtl w:val="0"/>
          <w:lang w:val="en-US"/>
        </w:rPr>
        <w:t>&gt;</w:t>
      </w:r>
    </w:p>
    <w:p>
      <w:pPr>
        <w:pStyle w:val="List Paragraph"/>
        <w:tabs>
          <w:tab w:val="left" w:pos="709"/>
        </w:tabs>
        <w:rPr>
          <w:b w:val="1"/>
          <w:bCs w:val="1"/>
          <w:sz w:val="22"/>
          <w:szCs w:val="22"/>
        </w:rPr>
      </w:pPr>
    </w:p>
    <w:p>
      <w:pPr>
        <w:pStyle w:val="List Paragraph"/>
        <w:numPr>
          <w:ilvl w:val="0"/>
          <w:numId w:val="72"/>
        </w:numPr>
        <w:bidi w:val="0"/>
        <w:spacing w:line="240" w:lineRule="auto"/>
        <w:ind w:right="0"/>
        <w:jc w:val="left"/>
        <w:rPr>
          <w:sz w:val="22"/>
          <w:szCs w:val="22"/>
          <w:rtl w:val="0"/>
          <w:lang w:val="en-US"/>
        </w:rPr>
      </w:pPr>
      <w:r>
        <w:rPr>
          <w:b w:val="1"/>
          <w:bCs w:val="1"/>
          <w:sz w:val="22"/>
          <w:szCs w:val="22"/>
          <w:rtl w:val="0"/>
          <w:lang w:val="en-US"/>
        </w:rPr>
        <w:t>Reply</w:t>
      </w:r>
      <w:r>
        <w:rPr>
          <w:sz w:val="22"/>
          <w:szCs w:val="22"/>
          <w:rtl w:val="0"/>
          <w:lang w:val="en-US"/>
        </w:rPr>
        <w:t xml:space="preserve"> in the output below shows that the Router is </w:t>
      </w:r>
      <w:r>
        <w:rPr>
          <w:b w:val="1"/>
          <w:bCs w:val="1"/>
          <w:sz w:val="22"/>
          <w:szCs w:val="22"/>
          <w:rtl w:val="0"/>
          <w:lang w:val="en-US"/>
        </w:rPr>
        <w:t>reachable</w:t>
      </w:r>
      <w:r>
        <w:rPr>
          <w:sz w:val="22"/>
          <w:szCs w:val="22"/>
          <w:rtl w:val="0"/>
          <w:lang w:val="en-US"/>
        </w:rPr>
        <w:t>:</w:t>
      </w:r>
    </w:p>
    <w:p>
      <w:pPr>
        <w:pStyle w:val="Body"/>
        <w:tabs>
          <w:tab w:val="left" w:pos="709"/>
        </w:tabs>
        <w:spacing w:line="240" w:lineRule="auto"/>
        <w:ind w:firstLine="360"/>
        <w:rPr>
          <w:sz w:val="22"/>
          <w:szCs w:val="22"/>
        </w:rPr>
      </w:pPr>
      <w:r>
        <w:drawing xmlns:a="http://schemas.openxmlformats.org/drawingml/2006/main">
          <wp:inline distT="0" distB="0" distL="0" distR="0">
            <wp:extent cx="3512226" cy="1291845"/>
            <wp:effectExtent l="0" t="0" r="0" b="0"/>
            <wp:docPr id="1073741861" name="officeArt object" descr="Picture 15"/>
            <wp:cNvGraphicFramePr/>
            <a:graphic xmlns:a="http://schemas.openxmlformats.org/drawingml/2006/main">
              <a:graphicData uri="http://schemas.openxmlformats.org/drawingml/2006/picture">
                <pic:pic xmlns:pic="http://schemas.openxmlformats.org/drawingml/2006/picture">
                  <pic:nvPicPr>
                    <pic:cNvPr id="1073741861" name="Picture 15" descr="Picture 15"/>
                    <pic:cNvPicPr>
                      <a:picLocks noChangeAspect="1"/>
                    </pic:cNvPicPr>
                  </pic:nvPicPr>
                  <pic:blipFill>
                    <a:blip r:embed="rId25">
                      <a:extLst/>
                    </a:blip>
                    <a:stretch>
                      <a:fillRect/>
                    </a:stretch>
                  </pic:blipFill>
                  <pic:spPr>
                    <a:xfrm>
                      <a:off x="0" y="0"/>
                      <a:ext cx="3512226" cy="1291845"/>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List Paragraph"/>
        <w:numPr>
          <w:ilvl w:val="0"/>
          <w:numId w:val="74"/>
        </w:numPr>
        <w:bidi w:val="0"/>
        <w:spacing w:line="240" w:lineRule="auto"/>
        <w:ind w:right="0"/>
        <w:jc w:val="left"/>
        <w:rPr>
          <w:b w:val="1"/>
          <w:bCs w:val="1"/>
          <w:sz w:val="22"/>
          <w:szCs w:val="22"/>
          <w:rtl w:val="0"/>
          <w:lang w:val="en-US"/>
        </w:rPr>
      </w:pPr>
      <w:r>
        <w:rPr>
          <w:b w:val="1"/>
          <w:bCs w:val="1"/>
          <w:sz w:val="22"/>
          <w:szCs w:val="22"/>
          <w:rtl w:val="0"/>
          <w:lang w:val="en-US"/>
        </w:rPr>
        <w:t>Request Timed Out</w:t>
      </w:r>
      <w:r>
        <w:rPr>
          <w:b w:val="0"/>
          <w:bCs w:val="0"/>
          <w:sz w:val="22"/>
          <w:szCs w:val="22"/>
          <w:rtl w:val="0"/>
          <w:lang w:val="en-US"/>
        </w:rPr>
        <w:t xml:space="preserve"> in the output below shows that the Router is </w:t>
      </w:r>
      <w:r>
        <w:rPr>
          <w:b w:val="1"/>
          <w:bCs w:val="1"/>
          <w:sz w:val="22"/>
          <w:szCs w:val="22"/>
          <w:rtl w:val="0"/>
          <w:lang w:val="en-US"/>
        </w:rPr>
        <w:t>unreachable</w:t>
      </w:r>
      <w:r>
        <w:rPr>
          <w:b w:val="0"/>
          <w:bCs w:val="0"/>
          <w:sz w:val="22"/>
          <w:szCs w:val="22"/>
          <w:rtl w:val="0"/>
          <w:lang w:val="en-US"/>
        </w:rPr>
        <w:t>:</w:t>
      </w:r>
    </w:p>
    <w:p>
      <w:pPr>
        <w:pStyle w:val="Body"/>
        <w:tabs>
          <w:tab w:val="left" w:pos="709"/>
        </w:tabs>
        <w:spacing w:line="240" w:lineRule="auto"/>
        <w:ind w:firstLine="360"/>
        <w:rPr>
          <w:sz w:val="22"/>
          <w:szCs w:val="22"/>
        </w:rPr>
      </w:pPr>
      <w:r>
        <w:drawing xmlns:a="http://schemas.openxmlformats.org/drawingml/2006/main">
          <wp:inline distT="0" distB="0" distL="0" distR="0">
            <wp:extent cx="4233032" cy="1231932"/>
            <wp:effectExtent l="0" t="0" r="0" b="0"/>
            <wp:docPr id="1073741862" name="officeArt object" descr="Picture 14"/>
            <wp:cNvGraphicFramePr/>
            <a:graphic xmlns:a="http://schemas.openxmlformats.org/drawingml/2006/main">
              <a:graphicData uri="http://schemas.openxmlformats.org/drawingml/2006/picture">
                <pic:pic xmlns:pic="http://schemas.openxmlformats.org/drawingml/2006/picture">
                  <pic:nvPicPr>
                    <pic:cNvPr id="1073741862" name="Picture 14" descr="Picture 14"/>
                    <pic:cNvPicPr>
                      <a:picLocks noChangeAspect="1"/>
                    </pic:cNvPicPr>
                  </pic:nvPicPr>
                  <pic:blipFill>
                    <a:blip r:embed="rId26">
                      <a:extLst/>
                    </a:blip>
                    <a:stretch>
                      <a:fillRect/>
                    </a:stretch>
                  </pic:blipFill>
                  <pic:spPr>
                    <a:xfrm>
                      <a:off x="0" y="0"/>
                      <a:ext cx="4233032" cy="1231932"/>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Body"/>
        <w:tabs>
          <w:tab w:val="left" w:pos="709"/>
        </w:tabs>
        <w:rPr>
          <w:b w:val="1"/>
          <w:bCs w:val="1"/>
          <w:outline w:val="0"/>
          <w:color w:val="262626"/>
          <w:sz w:val="2"/>
          <w:szCs w:val="2"/>
          <w:u w:color="262626"/>
          <w14:textFill>
            <w14:solidFill>
              <w14:srgbClr w14:val="262626"/>
            </w14:solidFill>
          </w14:textFill>
        </w:rPr>
      </w:pPr>
    </w:p>
    <w:p>
      <w:pPr>
        <w:pStyle w:val="Heading 2"/>
      </w:pPr>
      <w:bookmarkStart w:name="_Toc46" w:id="54"/>
      <w:r>
        <w:rPr>
          <w:rFonts w:cs="Arial Unicode MS" w:eastAsia="Arial Unicode MS"/>
          <w:rtl w:val="0"/>
          <w:lang w:val="en-US"/>
        </w:rPr>
        <w:t>Step 8: Troubleshoot connectivity problems</w:t>
      </w:r>
      <w:bookmarkEnd w:id="54"/>
    </w:p>
    <w:p>
      <w:pPr>
        <w:pStyle w:val="Body"/>
        <w:tabs>
          <w:tab w:val="left" w:pos="709"/>
        </w:tabs>
        <w:spacing w:line="240" w:lineRule="auto"/>
        <w:rPr>
          <w:sz w:val="22"/>
          <w:szCs w:val="22"/>
        </w:rPr>
      </w:pPr>
      <w:r>
        <w:rPr>
          <w:sz w:val="22"/>
          <w:szCs w:val="22"/>
          <w:rtl w:val="0"/>
          <w:lang w:val="en-US"/>
        </w:rPr>
        <w:t xml:space="preserve">Network troubleshooting can be stressful at the best of times. Having clear steps to follow, and a list of best practices can make the job much easier. Skip to step 9 if ping replies are received. </w:t>
      </w:r>
    </w:p>
    <w:p>
      <w:pPr>
        <w:pStyle w:val="List Paragraph"/>
        <w:numPr>
          <w:ilvl w:val="0"/>
          <w:numId w:val="74"/>
        </w:numPr>
        <w:bidi w:val="0"/>
        <w:spacing w:line="240" w:lineRule="auto"/>
        <w:ind w:right="0"/>
        <w:jc w:val="left"/>
        <w:rPr>
          <w:b w:val="1"/>
          <w:bCs w:val="1"/>
          <w:sz w:val="22"/>
          <w:szCs w:val="22"/>
          <w:rtl w:val="0"/>
          <w:lang w:val="en-US"/>
        </w:rPr>
      </w:pPr>
      <w:r>
        <w:rPr>
          <w:b w:val="1"/>
          <w:bCs w:val="1"/>
          <w:sz w:val="22"/>
          <w:szCs w:val="22"/>
          <w:rtl w:val="0"/>
          <w:lang w:val="en-US"/>
        </w:rPr>
        <w:t>Check the IP configuration of the PC</w:t>
      </w:r>
    </w:p>
    <w:p>
      <w:pPr>
        <w:pStyle w:val="List Paragraph"/>
        <w:tabs>
          <w:tab w:val="left" w:pos="709"/>
        </w:tabs>
        <w:spacing w:line="240" w:lineRule="auto"/>
        <w:rPr>
          <w:sz w:val="22"/>
          <w:szCs w:val="22"/>
        </w:rPr>
      </w:pPr>
      <w:r>
        <w:rPr>
          <w:sz w:val="22"/>
          <w:szCs w:val="22"/>
          <w:rtl w:val="0"/>
          <w:lang w:val="en-US"/>
        </w:rPr>
        <w:t>Go the PC</w:t>
      </w:r>
      <w:r>
        <w:rPr>
          <w:sz w:val="22"/>
          <w:szCs w:val="22"/>
          <w:rtl w:val="0"/>
          <w:lang w:val="en-US"/>
        </w:rPr>
        <w:t>’</w:t>
      </w:r>
      <w:r>
        <w:rPr>
          <w:sz w:val="22"/>
          <w:szCs w:val="22"/>
          <w:rtl w:val="0"/>
          <w:lang w:val="en-US"/>
        </w:rPr>
        <w:t xml:space="preserve">s Command Prompt, use the command </w:t>
      </w:r>
      <w:r>
        <w:rPr>
          <w:b w:val="1"/>
          <w:bCs w:val="1"/>
          <w:sz w:val="22"/>
          <w:szCs w:val="22"/>
          <w:rtl w:val="0"/>
          <w:lang w:val="en-US"/>
        </w:rPr>
        <w:t>ipconfig /all</w:t>
      </w:r>
      <w:r>
        <w:rPr>
          <w:sz w:val="22"/>
          <w:szCs w:val="22"/>
          <w:rtl w:val="0"/>
          <w:lang w:val="en-US"/>
        </w:rPr>
        <w:t xml:space="preserve"> </w:t>
      </w:r>
    </w:p>
    <w:p>
      <w:pPr>
        <w:pStyle w:val="List Paragraph"/>
        <w:tabs>
          <w:tab w:val="left" w:pos="709"/>
        </w:tabs>
        <w:spacing w:line="240" w:lineRule="auto"/>
        <w:rPr>
          <w:sz w:val="22"/>
          <w:szCs w:val="22"/>
        </w:rPr>
      </w:pPr>
      <w:r>
        <w:drawing xmlns:a="http://schemas.openxmlformats.org/drawingml/2006/main">
          <wp:inline distT="0" distB="0" distL="0" distR="0">
            <wp:extent cx="5554218" cy="1724162"/>
            <wp:effectExtent l="0" t="0" r="0" b="0"/>
            <wp:docPr id="1073741863" name="officeArt object" descr="Picture 16"/>
            <wp:cNvGraphicFramePr/>
            <a:graphic xmlns:a="http://schemas.openxmlformats.org/drawingml/2006/main">
              <a:graphicData uri="http://schemas.openxmlformats.org/drawingml/2006/picture">
                <pic:pic xmlns:pic="http://schemas.openxmlformats.org/drawingml/2006/picture">
                  <pic:nvPicPr>
                    <pic:cNvPr id="1073741863" name="Picture 16" descr="Picture 16"/>
                    <pic:cNvPicPr>
                      <a:picLocks noChangeAspect="1"/>
                    </pic:cNvPicPr>
                  </pic:nvPicPr>
                  <pic:blipFill>
                    <a:blip r:embed="rId27">
                      <a:extLst/>
                    </a:blip>
                    <a:stretch>
                      <a:fillRect/>
                    </a:stretch>
                  </pic:blipFill>
                  <pic:spPr>
                    <a:xfrm>
                      <a:off x="0" y="0"/>
                      <a:ext cx="5554218" cy="1724162"/>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List Paragraph"/>
        <w:numPr>
          <w:ilvl w:val="0"/>
          <w:numId w:val="74"/>
        </w:numPr>
        <w:bidi w:val="0"/>
        <w:ind w:right="0"/>
        <w:jc w:val="left"/>
        <w:rPr>
          <w:b w:val="1"/>
          <w:bCs w:val="1"/>
          <w:sz w:val="22"/>
          <w:szCs w:val="22"/>
          <w:rtl w:val="0"/>
          <w:lang w:val="en-US"/>
        </w:rPr>
      </w:pPr>
      <w:r>
        <w:rPr>
          <w:b w:val="1"/>
          <w:bCs w:val="1"/>
          <w:sz w:val="22"/>
          <w:szCs w:val="22"/>
          <w:rtl w:val="0"/>
          <w:lang w:val="en-US"/>
        </w:rPr>
        <w:t>Check which LAN adapter is the IP configuration is assigned to</w:t>
      </w:r>
    </w:p>
    <w:p>
      <w:pPr>
        <w:pStyle w:val="List Paragraph"/>
        <w:tabs>
          <w:tab w:val="left" w:pos="709"/>
        </w:tabs>
        <w:rPr>
          <w:sz w:val="22"/>
          <w:szCs w:val="22"/>
        </w:rPr>
      </w:pPr>
      <w:r>
        <w:rPr>
          <w:sz w:val="22"/>
          <w:szCs w:val="22"/>
          <w:rtl w:val="0"/>
          <w:lang w:val="en-US"/>
        </w:rPr>
        <w:t>Make sure the IP configuration is assigned to the correct Adapter (Gigabit CT in the Cisco Lab)</w:t>
      </w:r>
    </w:p>
    <w:p>
      <w:pPr>
        <w:pStyle w:val="List Paragraph"/>
        <w:tabs>
          <w:tab w:val="left" w:pos="709"/>
        </w:tabs>
        <w:rPr>
          <w:sz w:val="22"/>
          <w:szCs w:val="22"/>
        </w:rPr>
      </w:pPr>
    </w:p>
    <w:p>
      <w:pPr>
        <w:pStyle w:val="List Paragraph"/>
        <w:numPr>
          <w:ilvl w:val="0"/>
          <w:numId w:val="74"/>
        </w:numPr>
        <w:bidi w:val="0"/>
        <w:ind w:right="0"/>
        <w:jc w:val="left"/>
        <w:rPr>
          <w:b w:val="1"/>
          <w:bCs w:val="1"/>
          <w:sz w:val="22"/>
          <w:szCs w:val="22"/>
          <w:rtl w:val="0"/>
          <w:lang w:val="en-US"/>
        </w:rPr>
      </w:pPr>
      <w:r>
        <w:rPr>
          <w:b w:val="1"/>
          <w:bCs w:val="1"/>
          <w:sz w:val="22"/>
          <w:szCs w:val="22"/>
          <w:rtl w:val="0"/>
          <w:lang w:val="en-US"/>
        </w:rPr>
        <w:t>Check the PC</w:t>
      </w:r>
      <w:r>
        <w:rPr>
          <w:b w:val="1"/>
          <w:bCs w:val="1"/>
          <w:sz w:val="22"/>
          <w:szCs w:val="22"/>
          <w:rtl w:val="0"/>
          <w:lang w:val="en-US"/>
        </w:rPr>
        <w:t>’</w:t>
      </w:r>
      <w:r>
        <w:rPr>
          <w:b w:val="1"/>
          <w:bCs w:val="1"/>
          <w:sz w:val="22"/>
          <w:szCs w:val="22"/>
          <w:rtl w:val="0"/>
          <w:lang w:val="en-US"/>
        </w:rPr>
        <w:t>s Ethernet cable connections</w:t>
      </w:r>
    </w:p>
    <w:p>
      <w:pPr>
        <w:pStyle w:val="List Paragraph"/>
        <w:numPr>
          <w:ilvl w:val="0"/>
          <w:numId w:val="76"/>
        </w:numPr>
        <w:bidi w:val="0"/>
        <w:ind w:right="0"/>
        <w:jc w:val="left"/>
        <w:rPr>
          <w:sz w:val="22"/>
          <w:szCs w:val="22"/>
          <w:rtl w:val="0"/>
          <w:lang w:val="en-US"/>
        </w:rPr>
      </w:pPr>
      <w:r>
        <w:rPr>
          <w:sz w:val="22"/>
          <w:szCs w:val="22"/>
          <w:rtl w:val="0"/>
          <w:lang w:val="en-US"/>
        </w:rPr>
        <w:t>Green Ethernet cable should be connected to the PC.</w:t>
      </w:r>
    </w:p>
    <w:p>
      <w:pPr>
        <w:pStyle w:val="List Paragraph"/>
        <w:numPr>
          <w:ilvl w:val="0"/>
          <w:numId w:val="76"/>
        </w:numPr>
        <w:bidi w:val="0"/>
        <w:ind w:right="0"/>
        <w:jc w:val="left"/>
        <w:rPr>
          <w:sz w:val="22"/>
          <w:szCs w:val="22"/>
          <w:rtl w:val="0"/>
          <w:lang w:val="en-US"/>
        </w:rPr>
      </w:pPr>
      <w:r>
        <w:rPr>
          <w:sz w:val="22"/>
          <w:szCs w:val="22"/>
          <w:rtl w:val="0"/>
          <w:lang w:val="en-US"/>
        </w:rPr>
        <w:t>White Ethernet cable should not be connected to the PC.</w:t>
      </w:r>
    </w:p>
    <w:p>
      <w:pPr>
        <w:pStyle w:val="List Paragraph"/>
        <w:tabs>
          <w:tab w:val="left" w:pos="709"/>
        </w:tabs>
        <w:ind w:left="1440" w:firstLine="0"/>
        <w:rPr>
          <w:sz w:val="22"/>
          <w:szCs w:val="22"/>
        </w:rPr>
      </w:pPr>
    </w:p>
    <w:p>
      <w:pPr>
        <w:pStyle w:val="List Paragraph"/>
        <w:numPr>
          <w:ilvl w:val="0"/>
          <w:numId w:val="74"/>
        </w:numPr>
        <w:bidi w:val="0"/>
        <w:ind w:right="0"/>
        <w:jc w:val="left"/>
        <w:rPr>
          <w:sz w:val="22"/>
          <w:szCs w:val="22"/>
          <w:rtl w:val="0"/>
          <w:lang w:val="en-US"/>
        </w:rPr>
      </w:pPr>
      <w:r>
        <w:rPr>
          <w:b w:val="1"/>
          <w:bCs w:val="1"/>
          <w:sz w:val="22"/>
          <w:szCs w:val="22"/>
          <w:rtl w:val="0"/>
          <w:lang w:val="en-US"/>
        </w:rPr>
        <w:t>Check the physical connection between the PC and the Router</w:t>
      </w:r>
    </w:p>
    <w:p>
      <w:pPr>
        <w:pStyle w:val="List Paragraph"/>
        <w:numPr>
          <w:ilvl w:val="0"/>
          <w:numId w:val="78"/>
        </w:numPr>
        <w:bidi w:val="0"/>
        <w:ind w:right="0"/>
        <w:jc w:val="left"/>
        <w:rPr>
          <w:sz w:val="22"/>
          <w:szCs w:val="22"/>
          <w:rtl w:val="0"/>
          <w:lang w:val="en-US"/>
        </w:rPr>
      </w:pPr>
      <w:r>
        <w:rPr>
          <w:sz w:val="22"/>
          <w:szCs w:val="22"/>
          <w:rtl w:val="0"/>
          <w:lang w:val="en-US"/>
        </w:rPr>
        <w:t>Router to the PC connection should a Cross-Over cable (Red cable).</w:t>
      </w:r>
    </w:p>
    <w:p>
      <w:pPr>
        <w:pStyle w:val="List Paragraph"/>
        <w:numPr>
          <w:ilvl w:val="0"/>
          <w:numId w:val="78"/>
        </w:numPr>
        <w:bidi w:val="0"/>
        <w:ind w:right="0"/>
        <w:jc w:val="left"/>
        <w:rPr>
          <w:sz w:val="22"/>
          <w:szCs w:val="22"/>
          <w:rtl w:val="0"/>
          <w:lang w:val="en-US"/>
        </w:rPr>
      </w:pPr>
      <w:r>
        <w:rPr>
          <w:sz w:val="22"/>
          <w:szCs w:val="22"/>
          <w:rtl w:val="0"/>
          <w:lang w:val="en-US"/>
        </w:rPr>
        <w:t>The green patch panel port of your PC should be connected to the Gigabit Ethernet 0/1 port of the router.</w:t>
      </w:r>
    </w:p>
    <w:p>
      <w:pPr>
        <w:pStyle w:val="List Paragraph"/>
        <w:tabs>
          <w:tab w:val="left" w:pos="709"/>
        </w:tabs>
        <w:ind w:left="1440" w:firstLine="0"/>
        <w:rPr>
          <w:sz w:val="22"/>
          <w:szCs w:val="22"/>
        </w:rPr>
      </w:pPr>
    </w:p>
    <w:p>
      <w:pPr>
        <w:pStyle w:val="List Paragraph"/>
        <w:tabs>
          <w:tab w:val="left" w:pos="709"/>
        </w:tabs>
        <w:ind w:left="1440" w:firstLine="0"/>
        <w:rPr>
          <w:sz w:val="22"/>
          <w:szCs w:val="22"/>
        </w:rPr>
      </w:pPr>
    </w:p>
    <w:p>
      <w:pPr>
        <w:pStyle w:val="List Paragraph"/>
        <w:numPr>
          <w:ilvl w:val="0"/>
          <w:numId w:val="80"/>
        </w:numPr>
        <w:bidi w:val="0"/>
        <w:ind w:right="0"/>
        <w:jc w:val="left"/>
        <w:rPr>
          <w:b w:val="1"/>
          <w:bCs w:val="1"/>
          <w:sz w:val="22"/>
          <w:szCs w:val="22"/>
          <w:rtl w:val="0"/>
          <w:lang w:val="en-US"/>
        </w:rPr>
      </w:pPr>
      <w:r>
        <w:rPr>
          <w:b w:val="1"/>
          <w:bCs w:val="1"/>
          <w:sz w:val="22"/>
          <w:szCs w:val="22"/>
          <w:rtl w:val="0"/>
          <w:lang w:val="en-US"/>
        </w:rPr>
        <w:t>Check the Router</w:t>
      </w:r>
      <w:r>
        <w:rPr>
          <w:b w:val="1"/>
          <w:bCs w:val="1"/>
          <w:sz w:val="22"/>
          <w:szCs w:val="22"/>
          <w:rtl w:val="0"/>
          <w:lang w:val="en-US"/>
        </w:rPr>
        <w:t>’</w:t>
      </w:r>
      <w:r>
        <w:rPr>
          <w:b w:val="1"/>
          <w:bCs w:val="1"/>
          <w:sz w:val="22"/>
          <w:szCs w:val="22"/>
          <w:rtl w:val="0"/>
          <w:lang w:val="en-US"/>
        </w:rPr>
        <w:t>s interface</w:t>
      </w:r>
    </w:p>
    <w:p>
      <w:pPr>
        <w:pStyle w:val="List Paragraph"/>
        <w:numPr>
          <w:ilvl w:val="0"/>
          <w:numId w:val="82"/>
        </w:numPr>
        <w:bidi w:val="0"/>
        <w:ind w:right="0"/>
        <w:jc w:val="left"/>
        <w:rPr>
          <w:sz w:val="22"/>
          <w:szCs w:val="22"/>
          <w:rtl w:val="0"/>
          <w:lang w:val="en-US"/>
        </w:rPr>
      </w:pPr>
      <w:r>
        <w:rPr>
          <w:sz w:val="22"/>
          <w:szCs w:val="22"/>
          <w:rtl w:val="0"/>
          <w:lang w:val="en-US"/>
        </w:rPr>
        <w:t xml:space="preserve">Cisco devices use light emitting diode (LED) indicators to provide status information. An interface LED indicates the activity of the corresponding interface. </w:t>
      </w:r>
    </w:p>
    <w:p>
      <w:pPr>
        <w:pStyle w:val="List Paragraph"/>
        <w:tabs>
          <w:tab w:val="left" w:pos="709"/>
        </w:tabs>
        <w:ind w:left="1440" w:firstLine="0"/>
        <w:rPr>
          <w:sz w:val="22"/>
          <w:szCs w:val="22"/>
        </w:rPr>
      </w:pPr>
    </w:p>
    <w:p>
      <w:pPr>
        <w:pStyle w:val="List Paragraph"/>
        <w:numPr>
          <w:ilvl w:val="0"/>
          <w:numId w:val="82"/>
        </w:numPr>
        <w:bidi w:val="0"/>
        <w:ind w:right="0"/>
        <w:jc w:val="left"/>
        <w:rPr>
          <w:sz w:val="22"/>
          <w:szCs w:val="22"/>
          <w:rtl w:val="0"/>
          <w:lang w:val="en-US"/>
        </w:rPr>
      </w:pPr>
      <w:r>
        <w:rPr>
          <w:sz w:val="22"/>
          <w:szCs w:val="22"/>
          <w:rtl w:val="0"/>
          <w:lang w:val="en-US"/>
        </w:rPr>
        <w:t xml:space="preserve">If the LED is off, check the interface configuration. Command used for it:                                                              </w:t>
      </w:r>
      <w:r>
        <w:rPr>
          <w:b w:val="1"/>
          <w:bCs w:val="1"/>
          <w:sz w:val="22"/>
          <w:szCs w:val="22"/>
          <w:rtl w:val="0"/>
          <w:lang w:val="en-US"/>
        </w:rPr>
        <w:t xml:space="preserve"># </w:t>
      </w:r>
      <w:r>
        <w:rPr>
          <w:b w:val="1"/>
          <w:bCs w:val="1"/>
          <w:outline w:val="0"/>
          <w:color w:val="0070c0"/>
          <w:sz w:val="22"/>
          <w:szCs w:val="22"/>
          <w:u w:color="0070c0"/>
          <w:rtl w:val="0"/>
          <w:lang w:val="en-US"/>
          <w14:textFill>
            <w14:solidFill>
              <w14:srgbClr w14:val="0070C0"/>
            </w14:solidFill>
          </w14:textFill>
        </w:rPr>
        <w:t>show ip interface brief</w:t>
      </w:r>
    </w:p>
    <w:p>
      <w:pPr>
        <w:pStyle w:val="Body"/>
        <w:tabs>
          <w:tab w:val="left" w:pos="709"/>
        </w:tabs>
        <w:rPr>
          <w:sz w:val="22"/>
          <w:szCs w:val="22"/>
        </w:rPr>
      </w:pPr>
      <w:r>
        <w:drawing xmlns:a="http://schemas.openxmlformats.org/drawingml/2006/main">
          <wp:inline distT="0" distB="0" distL="0" distR="0">
            <wp:extent cx="6011418" cy="567420"/>
            <wp:effectExtent l="0" t="0" r="0" b="0"/>
            <wp:docPr id="1073741864" name="officeArt object" descr="Picture 8"/>
            <wp:cNvGraphicFramePr/>
            <a:graphic xmlns:a="http://schemas.openxmlformats.org/drawingml/2006/main">
              <a:graphicData uri="http://schemas.openxmlformats.org/drawingml/2006/picture">
                <pic:pic xmlns:pic="http://schemas.openxmlformats.org/drawingml/2006/picture">
                  <pic:nvPicPr>
                    <pic:cNvPr id="1073741864" name="Picture 8" descr="Picture 8"/>
                    <pic:cNvPicPr>
                      <a:picLocks noChangeAspect="1"/>
                    </pic:cNvPicPr>
                  </pic:nvPicPr>
                  <pic:blipFill>
                    <a:blip r:embed="rId28">
                      <a:extLst/>
                    </a:blip>
                    <a:stretch>
                      <a:fillRect/>
                    </a:stretch>
                  </pic:blipFill>
                  <pic:spPr>
                    <a:xfrm>
                      <a:off x="0" y="0"/>
                      <a:ext cx="6011418" cy="567420"/>
                    </a:xfrm>
                    <a:prstGeom prst="rect">
                      <a:avLst/>
                    </a:prstGeom>
                    <a:ln w="12700" cap="flat">
                      <a:noFill/>
                      <a:miter lim="400000"/>
                    </a:ln>
                    <a:effectLst/>
                  </pic:spPr>
                </pic:pic>
              </a:graphicData>
            </a:graphic>
          </wp:inline>
        </w:drawing>
      </w:r>
    </w:p>
    <w:p>
      <w:pPr>
        <w:pStyle w:val="Body"/>
        <w:tabs>
          <w:tab w:val="left" w:pos="709"/>
        </w:tabs>
        <w:rPr>
          <w:sz w:val="22"/>
          <w:szCs w:val="22"/>
        </w:rPr>
      </w:pPr>
    </w:p>
    <w:p>
      <w:pPr>
        <w:pStyle w:val="Body"/>
        <w:tabs>
          <w:tab w:val="left" w:pos="709"/>
        </w:tabs>
        <w:rPr>
          <w:sz w:val="22"/>
          <w:szCs w:val="22"/>
        </w:rPr>
      </w:pPr>
      <w:r>
        <w:rPr>
          <w:sz w:val="22"/>
          <w:szCs w:val="22"/>
          <w:rtl w:val="0"/>
          <w:lang w:val="en-US"/>
        </w:rPr>
        <w:t xml:space="preserve">This command shows the IP Address assigned to the interface, method how the IP was assigned (manual or dynamic), Layer 1 is up or down (Status), and Layer 2 is up or down (Protocol).                                                              </w:t>
      </w:r>
    </w:p>
    <w:p>
      <w:pPr>
        <w:pStyle w:val="Body"/>
        <w:tabs>
          <w:tab w:val="left" w:pos="709"/>
        </w:tabs>
        <w:rPr>
          <w:sz w:val="22"/>
          <w:szCs w:val="22"/>
        </w:rPr>
      </w:pPr>
      <w:r>
        <w:rPr>
          <w:b w:val="1"/>
          <w:bCs w:val="1"/>
          <w:sz w:val="22"/>
          <w:szCs w:val="22"/>
          <w:rtl w:val="0"/>
          <w:lang w:val="en-US"/>
        </w:rPr>
        <w:t xml:space="preserve">If the Status is administratively down, then enable it using the </w:t>
      </w:r>
      <w:r>
        <w:rPr>
          <w:b w:val="1"/>
          <w:bCs w:val="1"/>
          <w:sz w:val="22"/>
          <w:szCs w:val="22"/>
          <w:rtl w:val="1"/>
          <w:lang w:val="ar-SA" w:bidi="ar-SA"/>
        </w:rPr>
        <w:t>“</w:t>
      </w:r>
      <w:r>
        <w:rPr>
          <w:b w:val="1"/>
          <w:bCs w:val="1"/>
          <w:sz w:val="22"/>
          <w:szCs w:val="22"/>
          <w:rtl w:val="0"/>
          <w:lang w:val="en-US"/>
        </w:rPr>
        <w:t>no shutdown</w:t>
      </w:r>
      <w:r>
        <w:rPr>
          <w:b w:val="1"/>
          <w:bCs w:val="1"/>
          <w:sz w:val="22"/>
          <w:szCs w:val="22"/>
          <w:rtl w:val="0"/>
        </w:rPr>
        <w:t xml:space="preserve">” </w:t>
      </w:r>
      <w:r>
        <w:rPr>
          <w:b w:val="1"/>
          <w:bCs w:val="1"/>
          <w:sz w:val="22"/>
          <w:szCs w:val="22"/>
          <w:rtl w:val="0"/>
          <w:lang w:val="fr-FR"/>
        </w:rPr>
        <w:t>command</w:t>
      </w:r>
      <w:r>
        <w:rPr>
          <w:sz w:val="22"/>
          <w:szCs w:val="22"/>
          <w:rtl w:val="0"/>
        </w:rPr>
        <w:t>.</w:t>
      </w:r>
    </w:p>
    <w:p>
      <w:pPr>
        <w:pStyle w:val="Body"/>
        <w:tabs>
          <w:tab w:val="left" w:pos="709"/>
        </w:tabs>
        <w:rPr>
          <w:sz w:val="22"/>
          <w:szCs w:val="22"/>
        </w:rPr>
      </w:pPr>
    </w:p>
    <w:p>
      <w:pPr>
        <w:pStyle w:val="Heading 2"/>
      </w:pPr>
      <w:bookmarkStart w:name="_Toc47" w:id="55"/>
      <w:r>
        <w:rPr>
          <w:rFonts w:cs="Arial Unicode MS" w:eastAsia="Arial Unicode MS"/>
          <w:rtl w:val="0"/>
          <w:lang w:val="nl-NL"/>
        </w:rPr>
        <w:t>Step 9: Test Telnet</w:t>
      </w:r>
      <w:bookmarkEnd w:id="55"/>
    </w:p>
    <w:p>
      <w:pPr>
        <w:pStyle w:val="List Paragraph"/>
        <w:numPr>
          <w:ilvl w:val="0"/>
          <w:numId w:val="74"/>
        </w:numPr>
        <w:bidi w:val="0"/>
        <w:ind w:right="0"/>
        <w:jc w:val="left"/>
        <w:rPr>
          <w:sz w:val="22"/>
          <w:szCs w:val="22"/>
          <w:rtl w:val="0"/>
          <w:lang w:val="en-US"/>
        </w:rPr>
      </w:pPr>
      <w:r>
        <w:rPr>
          <w:sz w:val="22"/>
          <w:szCs w:val="22"/>
          <w:rtl w:val="0"/>
          <w:lang w:val="en-US"/>
        </w:rPr>
        <w:t>Go to the Command Prompt of the PC. Alternatively, if telnet is not activated in Windows, use Putty or Tera Term terminal emulator to telnet to the Cisco Equipment.</w:t>
      </w:r>
    </w:p>
    <w:p>
      <w:pPr>
        <w:pStyle w:val="List Paragraph"/>
        <w:numPr>
          <w:ilvl w:val="0"/>
          <w:numId w:val="74"/>
        </w:numPr>
        <w:bidi w:val="0"/>
        <w:ind w:right="0"/>
        <w:jc w:val="left"/>
        <w:rPr>
          <w:sz w:val="22"/>
          <w:szCs w:val="22"/>
          <w:rtl w:val="0"/>
          <w:lang w:val="en-US"/>
        </w:rPr>
      </w:pPr>
      <w:r>
        <w:rPr>
          <w:sz w:val="22"/>
          <w:szCs w:val="22"/>
          <w:rtl w:val="0"/>
          <w:lang w:val="en-US"/>
        </w:rPr>
        <w:t xml:space="preserve">Type </w:t>
      </w:r>
      <w:r>
        <w:rPr>
          <w:b w:val="1"/>
          <w:bCs w:val="1"/>
          <w:outline w:val="0"/>
          <w:color w:val="0070c0"/>
          <w:sz w:val="22"/>
          <w:szCs w:val="22"/>
          <w:u w:color="0070c0"/>
          <w:rtl w:val="0"/>
          <w:lang w:val="en-US"/>
          <w14:textFill>
            <w14:solidFill>
              <w14:srgbClr w14:val="0070C0"/>
            </w14:solidFill>
          </w14:textFill>
        </w:rPr>
        <w:t xml:space="preserve">telnet </w:t>
      </w:r>
      <w:r>
        <w:rPr>
          <w:b w:val="1"/>
          <w:bCs w:val="1"/>
          <w:outline w:val="0"/>
          <w:color w:val="000000"/>
          <w:sz w:val="22"/>
          <w:szCs w:val="22"/>
          <w:u w:color="000000"/>
          <w:rtl w:val="0"/>
          <w:lang w:val="en-US"/>
          <w14:textFill>
            <w14:solidFill>
              <w14:srgbClr w14:val="000000"/>
            </w14:solidFill>
          </w14:textFill>
        </w:rPr>
        <w:t>&lt;</w:t>
      </w:r>
      <w:r>
        <w:rPr>
          <w:b w:val="1"/>
          <w:bCs w:val="1"/>
          <w:outline w:val="0"/>
          <w:color w:val="ff0000"/>
          <w:sz w:val="22"/>
          <w:szCs w:val="22"/>
          <w:u w:color="ff0000"/>
          <w:rtl w:val="0"/>
          <w:lang w:val="en-US"/>
          <w14:textFill>
            <w14:solidFill>
              <w14:srgbClr w14:val="FF0000"/>
            </w14:solidFill>
          </w14:textFill>
        </w:rPr>
        <w:t>IP Address of the Router</w:t>
      </w:r>
      <w:r>
        <w:rPr>
          <w:b w:val="1"/>
          <w:bCs w:val="1"/>
          <w:outline w:val="0"/>
          <w:color w:val="000000"/>
          <w:sz w:val="22"/>
          <w:szCs w:val="22"/>
          <w:u w:color="000000"/>
          <w:rtl w:val="0"/>
          <w:lang w:val="en-US"/>
          <w14:textFill>
            <w14:solidFill>
              <w14:srgbClr w14:val="000000"/>
            </w14:solidFill>
          </w14:textFill>
        </w:rPr>
        <w:t>&gt;</w:t>
      </w:r>
    </w:p>
    <w:p>
      <w:pPr>
        <w:pStyle w:val="List Paragraph"/>
        <w:numPr>
          <w:ilvl w:val="0"/>
          <w:numId w:val="74"/>
        </w:numPr>
        <w:bidi w:val="0"/>
        <w:ind w:right="0"/>
        <w:jc w:val="left"/>
        <w:rPr>
          <w:sz w:val="22"/>
          <w:szCs w:val="22"/>
          <w:rtl w:val="0"/>
          <w:lang w:val="en-US"/>
        </w:rPr>
      </w:pPr>
      <w:r>
        <w:rPr>
          <w:outline w:val="0"/>
          <w:color w:val="000000"/>
          <w:sz w:val="22"/>
          <w:szCs w:val="22"/>
          <w:u w:color="000000"/>
          <w:rtl w:val="0"/>
          <w:lang w:val="en-US"/>
          <w14:textFill>
            <w14:solidFill>
              <w14:srgbClr w14:val="000000"/>
            </w14:solidFill>
          </w14:textFill>
        </w:rPr>
        <w:t xml:space="preserve">To go to the User-Exec mode, type the password configured on the VTY line, </w:t>
      </w:r>
      <w:r>
        <w:rPr>
          <w:outline w:val="0"/>
          <w:color w:val="000000"/>
          <w:sz w:val="22"/>
          <w:szCs w:val="22"/>
          <w:u w:color="000000"/>
          <w:rtl w:val="0"/>
          <w:lang w:val="en-US"/>
          <w14:textFill>
            <w14:solidFill>
              <w14:srgbClr w14:val="000000"/>
            </w14:solidFill>
          </w14:textFill>
        </w:rPr>
        <w:t>“</w:t>
      </w:r>
      <w:r>
        <w:rPr>
          <w:outline w:val="0"/>
          <w:color w:val="000000"/>
          <w:sz w:val="22"/>
          <w:szCs w:val="22"/>
          <w:u w:color="000000"/>
          <w:rtl w:val="0"/>
          <w:lang w:val="en-US"/>
          <w14:textFill>
            <w14:solidFill>
              <w14:srgbClr w14:val="000000"/>
            </w14:solidFill>
          </w14:textFill>
        </w:rPr>
        <w:t>cisco</w:t>
      </w:r>
      <w:r>
        <w:rPr>
          <w:outline w:val="0"/>
          <w:color w:val="000000"/>
          <w:sz w:val="22"/>
          <w:szCs w:val="22"/>
          <w:u w:color="000000"/>
          <w:rtl w:val="0"/>
          <w:lang w:val="en-US"/>
          <w14:textFill>
            <w14:solidFill>
              <w14:srgbClr w14:val="000000"/>
            </w14:solidFill>
          </w14:textFill>
        </w:rPr>
        <w:t xml:space="preserve">” </w:t>
      </w:r>
      <w:r>
        <w:rPr>
          <w:outline w:val="0"/>
          <w:color w:val="000000"/>
          <w:sz w:val="22"/>
          <w:szCs w:val="22"/>
          <w:u w:color="000000"/>
          <w:rtl w:val="0"/>
          <w:lang w:val="en-US"/>
          <w14:textFill>
            <w14:solidFill>
              <w14:srgbClr w14:val="000000"/>
            </w14:solidFill>
          </w14:textFill>
        </w:rPr>
        <w:t>in this scenario.</w:t>
      </w:r>
    </w:p>
    <w:p>
      <w:pPr>
        <w:pStyle w:val="List Paragraph"/>
        <w:tabs>
          <w:tab w:val="left" w:pos="709"/>
        </w:tabs>
        <w:rPr>
          <w:sz w:val="22"/>
          <w:szCs w:val="22"/>
        </w:rPr>
      </w:pPr>
      <w:r>
        <w:drawing xmlns:a="http://schemas.openxmlformats.org/drawingml/2006/main">
          <wp:inline distT="0" distB="0" distL="0" distR="0">
            <wp:extent cx="3226301" cy="1957984"/>
            <wp:effectExtent l="0" t="0" r="0" b="0"/>
            <wp:docPr id="1073741865" name="officeArt object" descr="Picture 11"/>
            <wp:cNvGraphicFramePr/>
            <a:graphic xmlns:a="http://schemas.openxmlformats.org/drawingml/2006/main">
              <a:graphicData uri="http://schemas.openxmlformats.org/drawingml/2006/picture">
                <pic:pic xmlns:pic="http://schemas.openxmlformats.org/drawingml/2006/picture">
                  <pic:nvPicPr>
                    <pic:cNvPr id="1073741865" name="Picture 11" descr="Picture 11"/>
                    <pic:cNvPicPr>
                      <a:picLocks noChangeAspect="1"/>
                    </pic:cNvPicPr>
                  </pic:nvPicPr>
                  <pic:blipFill>
                    <a:blip r:embed="rId29">
                      <a:extLst/>
                    </a:blip>
                    <a:stretch>
                      <a:fillRect/>
                    </a:stretch>
                  </pic:blipFill>
                  <pic:spPr>
                    <a:xfrm>
                      <a:off x="0" y="0"/>
                      <a:ext cx="3226301" cy="1957984"/>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List Paragraph"/>
        <w:numPr>
          <w:ilvl w:val="0"/>
          <w:numId w:val="74"/>
        </w:numPr>
        <w:bidi w:val="0"/>
        <w:ind w:right="0"/>
        <w:jc w:val="left"/>
        <w:rPr>
          <w:sz w:val="22"/>
          <w:szCs w:val="22"/>
          <w:rtl w:val="0"/>
          <w:lang w:val="en-US"/>
        </w:rPr>
      </w:pPr>
      <w:r>
        <w:rPr>
          <w:sz w:val="22"/>
          <w:szCs w:val="22"/>
          <w:rtl w:val="0"/>
          <w:lang w:val="en-US"/>
        </w:rPr>
        <w:t xml:space="preserve">In this scenario, the </w:t>
      </w:r>
      <w:r>
        <w:rPr>
          <w:sz w:val="22"/>
          <w:szCs w:val="22"/>
          <w:rtl w:val="0"/>
          <w:lang w:val="en-US"/>
        </w:rPr>
        <w:t>“</w:t>
      </w:r>
      <w:r>
        <w:rPr>
          <w:sz w:val="22"/>
          <w:szCs w:val="22"/>
          <w:rtl w:val="0"/>
          <w:lang w:val="en-US"/>
        </w:rPr>
        <w:t>enable</w:t>
      </w:r>
      <w:r>
        <w:rPr>
          <w:sz w:val="22"/>
          <w:szCs w:val="22"/>
          <w:rtl w:val="0"/>
          <w:lang w:val="en-US"/>
        </w:rPr>
        <w:t xml:space="preserve">” </w:t>
      </w:r>
      <w:r>
        <w:rPr>
          <w:sz w:val="22"/>
          <w:szCs w:val="22"/>
          <w:rtl w:val="0"/>
          <w:lang w:val="en-US"/>
        </w:rPr>
        <w:t xml:space="preserve">command results in an error message </w:t>
      </w:r>
      <w:r>
        <w:rPr>
          <w:sz w:val="22"/>
          <w:szCs w:val="22"/>
          <w:rtl w:val="0"/>
          <w:lang w:val="en-US"/>
        </w:rPr>
        <w:t>“</w:t>
      </w:r>
      <w:r>
        <w:rPr>
          <w:sz w:val="22"/>
          <w:szCs w:val="22"/>
          <w:rtl w:val="0"/>
          <w:lang w:val="en-US"/>
        </w:rPr>
        <w:t>No password set</w:t>
      </w:r>
      <w:r>
        <w:rPr>
          <w:sz w:val="22"/>
          <w:szCs w:val="22"/>
          <w:rtl w:val="0"/>
          <w:lang w:val="en-US"/>
        </w:rPr>
        <w:t>”</w:t>
      </w:r>
      <w:r>
        <w:rPr>
          <w:sz w:val="22"/>
          <w:szCs w:val="22"/>
          <w:rtl w:val="0"/>
          <w:lang w:val="en-US"/>
        </w:rPr>
        <w:t>.</w:t>
      </w:r>
    </w:p>
    <w:p>
      <w:pPr>
        <w:pStyle w:val="List Paragraph"/>
        <w:tabs>
          <w:tab w:val="left" w:pos="709"/>
        </w:tabs>
        <w:rPr>
          <w:sz w:val="22"/>
          <w:szCs w:val="22"/>
        </w:rPr>
      </w:pPr>
      <w:r>
        <w:rPr>
          <w:sz w:val="22"/>
          <w:szCs w:val="22"/>
          <w:rtl w:val="0"/>
          <w:lang w:val="en-US"/>
        </w:rPr>
        <w:t>This is for security reasons. Privileged-Exec mode should also be secured to prevent this problem.</w:t>
      </w:r>
    </w:p>
    <w:p>
      <w:pPr>
        <w:pStyle w:val="Body"/>
        <w:tabs>
          <w:tab w:val="left" w:pos="709"/>
        </w:tabs>
        <w:rPr>
          <w:sz w:val="22"/>
          <w:szCs w:val="22"/>
        </w:rPr>
      </w:pPr>
    </w:p>
    <w:p>
      <w:pPr>
        <w:pStyle w:val="Body"/>
        <w:tabs>
          <w:tab w:val="left" w:pos="709"/>
        </w:tabs>
      </w:pPr>
      <w:r>
        <w:rPr>
          <w:rFonts w:ascii="Arial Unicode MS" w:cs="Arial Unicode MS" w:hAnsi="Arial Unicode MS" w:eastAsia="Arial Unicode MS"/>
          <w:b w:val="0"/>
          <w:bCs w:val="0"/>
          <w:i w:val="0"/>
          <w:iCs w:val="0"/>
        </w:rPr>
        <w:br w:type="page"/>
      </w:r>
    </w:p>
    <w:p>
      <w:pPr>
        <w:pStyle w:val="Heading 2"/>
      </w:pPr>
      <w:bookmarkStart w:name="_Toc48" w:id="56"/>
      <w:r>
        <w:rPr>
          <w:rFonts w:cs="Arial Unicode MS" w:eastAsia="Arial Unicode MS"/>
          <w:rtl w:val="0"/>
          <w:lang w:val="en-US"/>
        </w:rPr>
        <w:t>Lab Reflection</w:t>
      </w:r>
      <w:bookmarkEnd w:id="56"/>
    </w:p>
    <w:p>
      <w:pPr>
        <w:pStyle w:val="Body"/>
        <w:tabs>
          <w:tab w:val="left" w:pos="709"/>
        </w:tabs>
        <w:spacing w:line="272" w:lineRule="auto"/>
        <w:ind w:right="60"/>
      </w:pPr>
    </w:p>
    <w:p>
      <w:pPr>
        <w:pStyle w:val="Body"/>
        <w:tabs>
          <w:tab w:val="left" w:pos="709"/>
        </w:tabs>
        <w:spacing w:line="272" w:lineRule="auto"/>
        <w:ind w:right="60"/>
        <w:rPr>
          <w:b w:val="1"/>
          <w:bCs w:val="1"/>
          <w:i w:val="1"/>
          <w:i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Answer the questions given below:</w:t>
      </w:r>
    </w:p>
    <w:p>
      <w:pPr>
        <w:pStyle w:val="List Paragraph"/>
        <w:numPr>
          <w:ilvl w:val="0"/>
          <w:numId w:val="84"/>
        </w:numPr>
        <w:bidi w:val="0"/>
        <w:spacing w:line="272" w:lineRule="auto"/>
        <w:ind w:right="60"/>
        <w:jc w:val="left"/>
        <w:rPr>
          <w:sz w:val="22"/>
          <w:szCs w:val="22"/>
          <w:rtl w:val="0"/>
          <w:lang w:val="en-US"/>
        </w:rPr>
      </w:pPr>
      <w:r>
        <w:rPr>
          <w:sz w:val="22"/>
          <w:szCs w:val="22"/>
          <w:rtl w:val="0"/>
          <w:lang w:val="en-US"/>
        </w:rPr>
        <w:t>What did you learn in this lab?</w:t>
      </w:r>
    </w:p>
    <w:p>
      <w:pPr>
        <w:pStyle w:val="Body"/>
        <w:rPr>
          <w:outline w:val="0"/>
          <w:color w:val="f9f9f9"/>
          <w:shd w:val="clear" w:color="auto" w:fill="0a0a0a"/>
          <w14:textFill>
            <w14:solidFill>
              <w14:srgbClr w14:val="FAFAFA"/>
            </w14:solidFill>
          </w14:textFill>
        </w:rPr>
      </w:pPr>
      <w:r>
        <w:rPr>
          <w:rtl w:val="0"/>
          <w:lang w:val="en-US"/>
        </w:rPr>
        <w:t>In this lab, I learned how to use Telnet to remotely access a Cisco router.I had experience creating IP configurations on the router and the PC connected to it, creating VTY lines for Telnet login, and password protecting those lines as well as setting idle timeout for itself.I also learned to check connectivity with immigrate ping command, fix connection errors, and the significance of securing admins for unauthorised remote access.</w:t>
      </w:r>
    </w:p>
    <w:p>
      <w:pPr>
        <w:pStyle w:val="Default"/>
        <w:suppressAutoHyphens w:val="1"/>
        <w:spacing w:before="0" w:line="240" w:lineRule="auto"/>
        <w:rPr>
          <w:rFonts w:ascii="Helvetica" w:cs="Helvetica" w:hAnsi="Helvetica" w:eastAsia="Helvetica"/>
          <w:outline w:val="0"/>
          <w:color w:val="111111"/>
          <w:shd w:val="clear" w:color="auto" w:fill="d4edda"/>
          <w14:textFill>
            <w14:solidFill>
              <w14:srgbClr w14:val="111111"/>
            </w14:solidFill>
          </w14:textFill>
        </w:rPr>
      </w:pPr>
    </w:p>
    <w:p>
      <w:pPr>
        <w:pStyle w:val="List Paragraph"/>
        <w:tabs>
          <w:tab w:val="left" w:pos="709"/>
        </w:tabs>
        <w:spacing w:line="272" w:lineRule="auto"/>
        <w:ind w:right="60"/>
        <w:rPr>
          <w:sz w:val="22"/>
          <w:szCs w:val="22"/>
        </w:rPr>
      </w:pPr>
      <w:r>
        <w:rPr>
          <w:sz w:val="22"/>
          <w:szCs w:val="22"/>
          <w:rtl w:val="0"/>
          <w:lang w:val="en-US"/>
        </w:rPr>
        <w:t xml:space="preserve"> </w:t>
      </w:r>
    </w:p>
    <w:p>
      <w:pPr>
        <w:pStyle w:val="List Paragraph"/>
        <w:numPr>
          <w:ilvl w:val="0"/>
          <w:numId w:val="84"/>
        </w:numPr>
        <w:bidi w:val="0"/>
        <w:spacing w:line="272" w:lineRule="auto"/>
        <w:ind w:right="60"/>
        <w:jc w:val="left"/>
        <w:rPr>
          <w:sz w:val="22"/>
          <w:szCs w:val="22"/>
          <w:rtl w:val="0"/>
          <w:lang w:val="en-US"/>
        </w:rPr>
      </w:pPr>
      <w:r>
        <w:rPr>
          <w:sz w:val="22"/>
          <w:szCs w:val="22"/>
          <w:rtl w:val="0"/>
          <w:lang w:val="en-US"/>
        </w:rPr>
        <w:t>List the commands covered in this lab with a brief explanation of what they help to achieve?</w:t>
      </w:r>
    </w:p>
    <w:p>
      <w:pPr>
        <w:pStyle w:val="Body"/>
      </w:pPr>
      <w:r>
        <w:rPr>
          <w:rtl w:val="0"/>
          <w:lang w:val="en-US"/>
        </w:rPr>
        <w:t>line vty 0 15 - Enter Virtual Terminal Line conf. mode for up to 16 simultaneous Telenet sessions</w:t>
      </w:r>
    </w:p>
    <w:p>
      <w:pPr>
        <w:pStyle w:val="Body"/>
      </w:pPr>
      <w:r>
        <w:rPr>
          <w:rtl w:val="0"/>
          <w:lang w:val="en-US"/>
        </w:rPr>
        <w:t>transport input telnet - Enables the utility to e.g. Telnet access to the VTY lines</w:t>
      </w:r>
    </w:p>
    <w:p>
      <w:pPr>
        <w:pStyle w:val="Body"/>
      </w:pPr>
      <w:r>
        <w:rPr>
          <w:rtl w:val="0"/>
          <w:lang w:val="en-US"/>
        </w:rPr>
        <w:t>password cisco - Defines the password that must be presented to use telnet to the device</w:t>
      </w:r>
    </w:p>
    <w:p>
      <w:pPr>
        <w:pStyle w:val="Body"/>
        <w:rPr>
          <w:outline w:val="0"/>
          <w:color w:val="f9f9f9"/>
          <w:shd w:val="clear" w:color="auto" w:fill="0a0a0a"/>
          <w14:textFill>
            <w14:solidFill>
              <w14:srgbClr w14:val="FAFAFA"/>
            </w14:solidFill>
          </w14:textFill>
        </w:rPr>
      </w:pPr>
      <w:r>
        <w:rPr>
          <w:rtl w:val="0"/>
          <w:lang w:val="en-US"/>
        </w:rPr>
        <w:t>login - Enables the checking of passwords on the VTY lines.Without this password will not be enforced.</w:t>
      </w:r>
    </w:p>
    <w:p>
      <w:pPr>
        <w:pStyle w:val="Body"/>
        <w:rPr>
          <w:outline w:val="0"/>
          <w:color w:val="f9f9f9"/>
          <w:shd w:val="clear" w:color="auto" w:fill="0a0a0a"/>
          <w14:textFill>
            <w14:solidFill>
              <w14:srgbClr w14:val="FAFAFA"/>
            </w14:solidFill>
          </w14:textFill>
        </w:rPr>
      </w:pPr>
      <w:r>
        <w:rPr>
          <w:rtl w:val="0"/>
          <w:lang w:val="en-US"/>
        </w:rPr>
        <w:t>exec-timeout 5 30: - Sets the exec-timeout to 5 minutes and 30 seconds which disallows Telnet sessions when they hang for an extended period of time.</w:t>
      </w:r>
    </w:p>
    <w:p>
      <w:pPr>
        <w:pStyle w:val="Body"/>
        <w:rPr>
          <w:outline w:val="0"/>
          <w:color w:val="f9f9f9"/>
          <w:shd w:val="clear" w:color="auto" w:fill="0a0a0a"/>
          <w14:textFill>
            <w14:solidFill>
              <w14:srgbClr w14:val="FAFAFA"/>
            </w14:solidFill>
          </w14:textFill>
        </w:rPr>
      </w:pPr>
      <w:r>
        <w:rPr>
          <w:rtl w:val="0"/>
          <w:lang w:val="en-US"/>
        </w:rPr>
        <w:t>no exec-timeout Removes time out (used only for practice/testing).</w:t>
      </w:r>
    </w:p>
    <w:p>
      <w:pPr>
        <w:pStyle w:val="Body"/>
        <w:rPr>
          <w:outline w:val="0"/>
          <w:color w:val="f9f9f9"/>
          <w:shd w:val="clear" w:color="auto" w:fill="0a0a0a"/>
          <w14:textFill>
            <w14:solidFill>
              <w14:srgbClr w14:val="FAFAFA"/>
            </w14:solidFill>
          </w14:textFill>
        </w:rPr>
      </w:pPr>
      <w:r>
        <w:rPr>
          <w:rtl w:val="0"/>
          <w:lang w:val="en-US"/>
        </w:rPr>
        <w:t>interface gigabitEthernet 0/1 - Goes into interface configuration mode at the router's Gigabit Ethernet 0/1 interface port.</w:t>
      </w:r>
    </w:p>
    <w:p>
      <w:pPr>
        <w:pStyle w:val="Body"/>
        <w:rPr>
          <w:outline w:val="0"/>
          <w:color w:val="f9f9f9"/>
          <w:shd w:val="clear" w:color="auto" w:fill="0a0a0a"/>
          <w14:textFill>
            <w14:solidFill>
              <w14:srgbClr w14:val="FAFAFA"/>
            </w14:solidFill>
          </w14:textFill>
        </w:rPr>
      </w:pPr>
      <w:r>
        <w:rPr>
          <w:rtl w:val="0"/>
          <w:lang w:val="en-US"/>
        </w:rPr>
        <w:t>ip address 192.168.1.1 255.255.255.0 2.0 Progressive addressing assigns the IP address and subnet mask to the network router interface</w:t>
      </w:r>
    </w:p>
    <w:p>
      <w:pPr>
        <w:pStyle w:val="Body"/>
        <w:rPr>
          <w:outline w:val="0"/>
          <w:color w:val="f9f9f9"/>
          <w:shd w:val="clear" w:color="auto" w:fill="0a0a0a"/>
          <w14:textFill>
            <w14:solidFill>
              <w14:srgbClr w14:val="FAFAFA"/>
            </w14:solidFill>
          </w14:textFill>
        </w:rPr>
      </w:pPr>
      <w:r>
        <w:rPr>
          <w:rtl w:val="0"/>
          <w:lang w:val="en-US"/>
        </w:rPr>
        <w:t>no shutdown - Enables the interface of the router (brings up).</w:t>
      </w:r>
    </w:p>
    <w:p>
      <w:pPr>
        <w:pStyle w:val="Body"/>
        <w:rPr>
          <w:outline w:val="0"/>
          <w:color w:val="f9f9f9"/>
          <w:shd w:val="clear" w:color="auto" w:fill="0a0a0a"/>
          <w14:textFill>
            <w14:solidFill>
              <w14:srgbClr w14:val="FAFAFA"/>
            </w14:solidFill>
          </w14:textFill>
        </w:rPr>
      </w:pPr>
      <w:r>
        <w:rPr>
          <w:rtl w:val="0"/>
          <w:lang w:val="en-US"/>
        </w:rPr>
        <w:t>description &lt;message&gt; - Inserts a description - of the interface so that it can record its purpose or connection.</w:t>
      </w:r>
    </w:p>
    <w:p>
      <w:pPr>
        <w:pStyle w:val="Body"/>
        <w:rPr>
          <w:outline w:val="0"/>
          <w:color w:val="f9f9f9"/>
          <w:shd w:val="clear" w:color="auto" w:fill="0a0a0a"/>
          <w14:textFill>
            <w14:solidFill>
              <w14:srgbClr w14:val="FAFAFA"/>
            </w14:solidFill>
          </w14:textFill>
        </w:rPr>
      </w:pPr>
      <w:r>
        <w:rPr>
          <w:rtl w:val="0"/>
          <w:lang w:val="en-US"/>
        </w:rPr>
        <w:t>show ip interface brief-To see a summary of all the interfaces, their IP addresses and their status as operational or not.</w:t>
      </w:r>
    </w:p>
    <w:p>
      <w:pPr>
        <w:pStyle w:val="Body"/>
        <w:rPr>
          <w:outline w:val="0"/>
          <w:color w:val="f9f9f9"/>
          <w:shd w:val="clear" w:color="auto" w:fill="0a0a0a"/>
          <w14:textFill>
            <w14:solidFill>
              <w14:srgbClr w14:val="FAFAFA"/>
            </w14:solidFill>
          </w14:textFill>
        </w:rPr>
      </w:pPr>
      <w:r>
        <w:rPr>
          <w:rtl w:val="0"/>
          <w:lang w:val="en-US"/>
        </w:rPr>
        <w:t>ping IP address in order to see the connection between machines on the network.</w:t>
      </w:r>
    </w:p>
    <w:p>
      <w:pPr>
        <w:pStyle w:val="Body"/>
      </w:pPr>
      <w:r>
        <w:rPr>
          <w:rtl w:val="0"/>
          <w:lang w:val="en-US"/>
        </w:rPr>
        <w:t>Telnet &lt;IP address&gt; - Opens Telnet session to remotely access a network device</w:t>
      </w:r>
    </w:p>
    <w:p>
      <w:pPr>
        <w:pStyle w:val="List Paragraph"/>
        <w:tabs>
          <w:tab w:val="left" w:pos="709"/>
        </w:tabs>
        <w:spacing w:line="272" w:lineRule="auto"/>
        <w:ind w:right="60" w:firstLine="48"/>
        <w:rPr>
          <w:sz w:val="22"/>
          <w:szCs w:val="22"/>
        </w:rPr>
      </w:pPr>
    </w:p>
    <w:p>
      <w:pPr>
        <w:pStyle w:val="List Paragraph"/>
        <w:numPr>
          <w:ilvl w:val="0"/>
          <w:numId w:val="84"/>
        </w:numPr>
        <w:bidi w:val="0"/>
        <w:spacing w:line="272" w:lineRule="auto"/>
        <w:ind w:right="60"/>
        <w:jc w:val="left"/>
        <w:rPr>
          <w:sz w:val="22"/>
          <w:szCs w:val="22"/>
          <w:rtl w:val="0"/>
          <w:lang w:val="en-US"/>
        </w:rPr>
      </w:pPr>
      <w:r>
        <w:rPr>
          <w:sz w:val="22"/>
          <w:szCs w:val="22"/>
          <w:rtl w:val="0"/>
          <w:lang w:val="en-US"/>
        </w:rPr>
        <w:t>Why is it necessary to secure the Privileged-Exec mode with a password to defend against attacks from remote locations?</w:t>
      </w:r>
    </w:p>
    <w:p>
      <w:pPr>
        <w:pStyle w:val="Body"/>
        <w:rPr>
          <w:outline w:val="0"/>
          <w:color w:val="f9f9f9"/>
          <w:shd w:val="clear" w:color="auto" w:fill="0a0a0a"/>
          <w14:textFill>
            <w14:solidFill>
              <w14:srgbClr w14:val="FAFAFA"/>
            </w14:solidFill>
          </w14:textFill>
        </w:rPr>
      </w:pPr>
      <w:r>
        <w:rPr>
          <w:rtl w:val="0"/>
          <w:lang w:val="en-US"/>
        </w:rPr>
        <w:t>The mode known as Privileged-EXEC has to be password protected because it gives full administrative access to the device including configuration, management, and troubleshooting.</w:t>
      </w:r>
    </w:p>
    <w:p>
      <w:pPr>
        <w:pStyle w:val="Body"/>
        <w:rPr>
          <w:outline w:val="0"/>
          <w:color w:val="f9f9f9"/>
          <w:shd w:val="clear" w:color="auto" w:fill="0a0a0a"/>
          <w14:textFill>
            <w14:solidFill>
              <w14:srgbClr w14:val="FAFAFA"/>
            </w14:solidFill>
          </w14:textFill>
        </w:rPr>
      </w:pPr>
      <w:r>
        <w:rPr>
          <w:rtl w:val="0"/>
          <w:lang w:val="en-US"/>
        </w:rPr>
        <w:t>If attackers obtained Telnet access remotely without a secured enable password, attackers would be able to change configurations, disable security settings, or disrupt operations on the network.</w:t>
      </w:r>
    </w:p>
    <w:p>
      <w:pPr>
        <w:pStyle w:val="Body"/>
      </w:pPr>
      <w:r>
        <w:rPr>
          <w:rtl w:val="0"/>
          <w:lang w:val="en-US"/>
        </w:rPr>
        <w:t>Priveleged EXEC access use of enable secret (MD5 encrypted password) used to guard the device from unauthorised access and ensure only those with authorisation can make configuration changes.</w:t>
      </w:r>
    </w:p>
    <w:p>
      <w:pPr>
        <w:pStyle w:val="List Paragraph"/>
        <w:rPr>
          <w:sz w:val="22"/>
          <w:szCs w:val="22"/>
        </w:rPr>
      </w:pPr>
    </w:p>
    <w:p>
      <w:pPr>
        <w:pStyle w:val="List Paragraph"/>
        <w:numPr>
          <w:ilvl w:val="0"/>
          <w:numId w:val="84"/>
        </w:numPr>
        <w:bidi w:val="0"/>
        <w:spacing w:line="272" w:lineRule="auto"/>
        <w:ind w:right="60"/>
        <w:jc w:val="left"/>
        <w:rPr>
          <w:sz w:val="22"/>
          <w:szCs w:val="22"/>
          <w:rtl w:val="0"/>
          <w:lang w:val="en-US"/>
        </w:rPr>
      </w:pPr>
      <w:r>
        <w:rPr>
          <w:sz w:val="22"/>
          <w:szCs w:val="22"/>
          <w:rtl w:val="0"/>
          <w:lang w:val="en-US"/>
        </w:rPr>
        <w:t xml:space="preserve">List the type of Ethernet ports on the routers and switches of the Cisco lab racks. What is the bandwidth supported by each of these ports? </w:t>
      </w:r>
    </w:p>
    <w:p>
      <w:pPr>
        <w:pStyle w:val="Default"/>
        <w:suppressAutoHyphens w:val="1"/>
        <w:spacing w:before="0" w:line="240" w:lineRule="auto"/>
        <w:rPr>
          <w:rFonts w:ascii="Times Roman" w:cs="Times Roman" w:hAnsi="Times Roman" w:eastAsia="Times Roman"/>
        </w:rPr>
      </w:pPr>
    </w:p>
    <w:p>
      <w:pPr>
        <w:pStyle w:val="List Paragraph"/>
        <w:tabs>
          <w:tab w:val="left" w:pos="709"/>
        </w:tabs>
        <w:spacing w:line="272" w:lineRule="auto"/>
        <w:ind w:right="60"/>
        <w:rPr>
          <w:sz w:val="22"/>
          <w:szCs w:val="22"/>
        </w:rPr>
      </w:pPr>
    </w:p>
    <w:p>
      <w:pPr>
        <w:pStyle w:val="Body"/>
        <w:rPr>
          <w:b w:val="1"/>
          <w:bCs w:val="1"/>
        </w:rPr>
      </w:pPr>
      <w:r>
        <w:rPr>
          <w:b w:val="1"/>
          <w:bCs w:val="1"/>
          <w:rtl w:val="0"/>
        </w:rPr>
        <w:t xml:space="preserve">Device               </w:t>
      </w:r>
      <w:r>
        <w:rPr>
          <w:b w:val="1"/>
          <w:bCs w:val="1"/>
          <w:rtl w:val="0"/>
          <w:lang w:val="en-US"/>
        </w:rPr>
        <w:t xml:space="preserve">      </w:t>
      </w:r>
      <w:r>
        <w:rPr>
          <w:b w:val="1"/>
          <w:bCs w:val="1"/>
          <w:rtl w:val="0"/>
        </w:rPr>
        <w:t xml:space="preserve"> </w:t>
      </w:r>
      <w:r>
        <w:rPr>
          <w:b w:val="1"/>
          <w:bCs w:val="1"/>
          <w:rtl w:val="0"/>
          <w:lang w:val="en-US"/>
        </w:rPr>
        <w:t xml:space="preserve">        </w:t>
      </w:r>
      <w:r>
        <w:rPr>
          <w:b w:val="1"/>
          <w:bCs w:val="1"/>
          <w:rtl w:val="0"/>
        </w:rPr>
        <w:t xml:space="preserve">Port Type                         </w:t>
      </w:r>
      <w:r>
        <w:rPr>
          <w:b w:val="1"/>
          <w:bCs w:val="1"/>
          <w:rtl w:val="0"/>
          <w:lang w:val="en-US"/>
        </w:rPr>
        <w:t xml:space="preserve">                     </w:t>
      </w:r>
      <w:r>
        <w:rPr>
          <w:b w:val="1"/>
          <w:bCs w:val="1"/>
          <w:rtl w:val="0"/>
        </w:rPr>
        <w:t xml:space="preserve">  </w:t>
      </w:r>
      <w:r>
        <w:rPr>
          <w:b w:val="1"/>
          <w:bCs w:val="1"/>
          <w:rtl w:val="0"/>
          <w:lang w:val="en-US"/>
        </w:rPr>
        <w:t xml:space="preserve">         </w:t>
      </w:r>
      <w:r>
        <w:rPr>
          <w:b w:val="1"/>
          <w:bCs w:val="1"/>
          <w:rtl w:val="0"/>
          <w:lang w:val="en-US"/>
        </w:rPr>
        <w:t>Bandwidth Supported</w:t>
      </w:r>
    </w:p>
    <w:p>
      <w:pPr>
        <w:pStyle w:val="Body"/>
        <w:rPr>
          <w:b w:val="1"/>
          <w:bCs w:val="1"/>
        </w:rPr>
      </w:pPr>
      <w:r>
        <w:rPr>
          <w:b w:val="1"/>
          <w:bCs w:val="1"/>
          <w:rtl w:val="0"/>
          <w:lang w:val="de-DE"/>
        </w:rPr>
        <w:t xml:space="preserve">Router           </w:t>
      </w:r>
      <w:r>
        <w:rPr>
          <w:b w:val="1"/>
          <w:bCs w:val="1"/>
          <w:rtl w:val="0"/>
          <w:lang w:val="en-US"/>
        </w:rPr>
        <w:t xml:space="preserve">                   </w:t>
      </w:r>
      <w:r>
        <w:rPr>
          <w:b w:val="1"/>
          <w:bCs w:val="1"/>
          <w:rtl w:val="0"/>
          <w:lang w:val="de-DE"/>
        </w:rPr>
        <w:t xml:space="preserve">Gigabit Ethernet ( e.g., Gi0/0, Gi0/1 ) </w:t>
      </w:r>
      <w:r>
        <w:rPr>
          <w:b w:val="1"/>
          <w:bCs w:val="1"/>
          <w:rtl w:val="0"/>
          <w:lang w:val="en-US"/>
        </w:rPr>
        <w:t xml:space="preserve">      </w:t>
      </w:r>
      <w:r>
        <w:rPr>
          <w:b w:val="1"/>
          <w:bCs w:val="1"/>
          <w:rtl w:val="0"/>
          <w:lang w:val="it-IT"/>
        </w:rPr>
        <w:t xml:space="preserve">1 Gbps (1000 Mbps) </w:t>
      </w:r>
    </w:p>
    <w:p>
      <w:pPr>
        <w:pStyle w:val="Body"/>
        <w:rPr>
          <w:b w:val="1"/>
          <w:bCs w:val="1"/>
        </w:rPr>
      </w:pPr>
      <w:r>
        <w:rPr>
          <w:b w:val="1"/>
          <w:bCs w:val="1"/>
          <w:rtl w:val="0"/>
          <w:lang w:val="en-US"/>
        </w:rPr>
        <w:t xml:space="preserve">Switch </w:t>
      </w:r>
      <w:r>
        <w:rPr>
          <w:b w:val="1"/>
          <w:bCs w:val="1"/>
          <w:rtl w:val="0"/>
        </w:rPr>
        <w:t xml:space="preserve">– </w:t>
      </w:r>
      <w:r>
        <w:rPr>
          <w:b w:val="1"/>
          <w:bCs w:val="1"/>
          <w:rtl w:val="0"/>
          <w:lang w:val="en-US"/>
        </w:rPr>
        <w:t>Access Ports</w:t>
      </w:r>
      <w:r>
        <w:rPr>
          <w:b w:val="1"/>
          <w:bCs w:val="1"/>
          <w:rtl w:val="0"/>
          <w:lang w:val="en-US"/>
        </w:rPr>
        <w:t xml:space="preserve">    </w:t>
      </w:r>
      <w:r>
        <w:rPr>
          <w:b w:val="1"/>
          <w:bCs w:val="1"/>
          <w:rtl w:val="0"/>
          <w:lang w:val="en-US"/>
        </w:rPr>
        <w:t xml:space="preserve">Fast Ethernet ( Fa0/1 </w:t>
      </w:r>
      <w:r>
        <w:rPr>
          <w:b w:val="1"/>
          <w:bCs w:val="1"/>
          <w:rtl w:val="0"/>
        </w:rPr>
        <w:t xml:space="preserve">– </w:t>
      </w:r>
      <w:r>
        <w:rPr>
          <w:b w:val="1"/>
          <w:bCs w:val="1"/>
          <w:rtl w:val="0"/>
          <w:lang w:val="de-DE"/>
        </w:rPr>
        <w:t xml:space="preserve">Fa0/24 )      </w:t>
      </w:r>
      <w:r>
        <w:rPr>
          <w:b w:val="1"/>
          <w:bCs w:val="1"/>
          <w:rtl w:val="0"/>
          <w:lang w:val="en-US"/>
        </w:rPr>
        <w:t xml:space="preserve">           </w:t>
      </w:r>
      <w:r>
        <w:rPr>
          <w:b w:val="1"/>
          <w:bCs w:val="1"/>
          <w:rtl w:val="0"/>
          <w:lang w:val="de-DE"/>
        </w:rPr>
        <w:t>100 Mbps</w:t>
      </w:r>
    </w:p>
    <w:p>
      <w:pPr>
        <w:pStyle w:val="Body"/>
      </w:pPr>
      <w:r>
        <w:rPr>
          <w:b w:val="1"/>
          <w:bCs w:val="1"/>
          <w:rtl w:val="0"/>
          <w:lang w:val="en-US"/>
        </w:rPr>
        <w:t xml:space="preserve">Switch </w:t>
      </w:r>
      <w:r>
        <w:rPr>
          <w:b w:val="1"/>
          <w:bCs w:val="1"/>
          <w:rtl w:val="0"/>
        </w:rPr>
        <w:t xml:space="preserve">– </w:t>
      </w:r>
      <w:r>
        <w:rPr>
          <w:b w:val="1"/>
          <w:bCs w:val="1"/>
          <w:rtl w:val="0"/>
          <w:lang w:val="en-US"/>
        </w:rPr>
        <w:t>Uplink Ports</w:t>
      </w:r>
      <w:r>
        <w:rPr>
          <w:b w:val="1"/>
          <w:bCs w:val="1"/>
          <w:rtl w:val="0"/>
          <w:lang w:val="en-US"/>
        </w:rPr>
        <w:t xml:space="preserve">     </w:t>
      </w:r>
      <w:r>
        <w:rPr>
          <w:b w:val="1"/>
          <w:bCs w:val="1"/>
          <w:rtl w:val="0"/>
          <w:lang w:val="de-DE"/>
        </w:rPr>
        <w:t xml:space="preserve">Gigabit Ethernet ( Gi0/1, Gi0/2 )       </w:t>
      </w:r>
      <w:r>
        <w:rPr>
          <w:b w:val="1"/>
          <w:bCs w:val="1"/>
          <w:rtl w:val="0"/>
          <w:lang w:val="en-US"/>
        </w:rPr>
        <w:t xml:space="preserve">       </w:t>
      </w:r>
      <w:r>
        <w:rPr>
          <w:b w:val="1"/>
          <w:bCs w:val="1"/>
          <w:rtl w:val="0"/>
          <w:lang w:val="it-IT"/>
        </w:rPr>
        <w:t>1 Gbps (1000 Mbps)</w:t>
      </w:r>
      <w:r>
        <w:rPr>
          <w:b w:val="1"/>
          <w:bCs w:val="1"/>
        </w:rPr>
        <mc:AlternateContent>
          <mc:Choice Requires="wps">
            <w:drawing xmlns:a="http://schemas.openxmlformats.org/drawingml/2006/main">
              <wp:anchor distT="0" distB="0" distL="0" distR="0" simplePos="0" relativeHeight="251645952" behindDoc="1" locked="0" layoutInCell="1" allowOverlap="1">
                <wp:simplePos x="0" y="0"/>
                <wp:positionH relativeFrom="column">
                  <wp:posOffset>7302</wp:posOffset>
                </wp:positionH>
                <wp:positionV relativeFrom="line">
                  <wp:posOffset>6557962</wp:posOffset>
                </wp:positionV>
                <wp:extent cx="6406516" cy="0"/>
                <wp:effectExtent l="0" t="0" r="0" b="0"/>
                <wp:wrapNone/>
                <wp:docPr id="1073741866" name="officeArt object" descr="Shape 172"/>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45" style="visibility:visible;position:absolute;margin-left:0.6pt;margin-top:516.4pt;width:504.5pt;height:0.0pt;z-index:-251670528;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rFonts w:ascii="Arial Unicode MS" w:cs="Arial Unicode MS" w:hAnsi="Arial Unicode MS" w:eastAsia="Arial Unicode MS"/>
          <w:b w:val="0"/>
          <w:bCs w:val="0"/>
          <w:i w:val="0"/>
          <w:iCs w:val="0"/>
        </w:rPr>
        <w:br w:type="page"/>
      </w:r>
    </w:p>
    <w:p>
      <w:pPr>
        <w:pStyle w:val="Heading"/>
        <w:rPr>
          <w:sz w:val="28"/>
          <w:szCs w:val="28"/>
        </w:rPr>
      </w:pPr>
      <w:bookmarkStart w:name="_Toc49" w:id="57"/>
      <w:r>
        <w:rPr>
          <w:rFonts w:cs="Arial Unicode MS" w:eastAsia="Arial Unicode MS"/>
          <w:sz w:val="28"/>
          <w:szCs w:val="28"/>
          <w:rtl w:val="0"/>
          <w:lang w:val="en-US"/>
        </w:rPr>
        <w:t>Lab 6 - Remote Access to a Switch using Telnet</w:t>
      </w:r>
      <w:bookmarkEnd w:id="57"/>
    </w:p>
    <w:p>
      <w:pPr>
        <w:pStyle w:val="Body"/>
        <w:tabs>
          <w:tab w:val="left" w:pos="709"/>
        </w:tabs>
        <w:rPr>
          <w:b w:val="1"/>
          <w:bCs w:val="1"/>
        </w:rPr>
      </w:pPr>
    </w:p>
    <w:p>
      <w:pPr>
        <w:pStyle w:val="Heading 2"/>
      </w:pPr>
      <w:bookmarkStart w:name="_Toc50" w:id="58"/>
      <w:r>
        <w:rPr>
          <w:rFonts w:cs="Arial Unicode MS" w:eastAsia="Arial Unicode MS"/>
          <w:rtl w:val="0"/>
        </w:rPr>
        <w:t>Aim</w:t>
      </w:r>
      <w:bookmarkEnd w:id="58"/>
    </w:p>
    <w:p>
      <w:pPr>
        <w:pStyle w:val="Body"/>
        <w:tabs>
          <w:tab w:val="left" w:pos="709"/>
        </w:tabs>
        <w:rPr>
          <w:sz w:val="22"/>
          <w:szCs w:val="22"/>
        </w:rPr>
      </w:pPr>
      <w:r>
        <w:rPr>
          <w:sz w:val="22"/>
          <w:szCs w:val="22"/>
          <w:rtl w:val="0"/>
          <w:lang w:val="en-US"/>
        </w:rPr>
        <w:t>The aim of this lab is to help the learners to demonstrate the ability to remotely access a Cisco Switch using Telnet.</w:t>
      </w:r>
    </w:p>
    <w:p>
      <w:pPr>
        <w:pStyle w:val="Body"/>
        <w:tabs>
          <w:tab w:val="left" w:pos="709"/>
        </w:tabs>
        <w:rPr>
          <w:i w:val="1"/>
          <w:iCs w:val="1"/>
          <w:sz w:val="22"/>
          <w:szCs w:val="22"/>
        </w:rPr>
      </w:pPr>
      <w:r>
        <w:rPr>
          <w:i w:val="1"/>
          <w:iCs w:val="1"/>
          <w:sz w:val="22"/>
          <w:szCs w:val="22"/>
          <w:rtl w:val="0"/>
          <w:lang w:val="en-US"/>
        </w:rPr>
        <w:t>Note: use Putty or Tera Term to telnet if telnet is not active in Windows cmd</w:t>
      </w:r>
    </w:p>
    <w:p>
      <w:pPr>
        <w:pStyle w:val="Body"/>
        <w:tabs>
          <w:tab w:val="left" w:pos="709"/>
        </w:tabs>
        <w:spacing w:line="242" w:lineRule="exact"/>
        <w:rPr>
          <w:sz w:val="22"/>
          <w:szCs w:val="22"/>
        </w:rPr>
      </w:pPr>
    </w:p>
    <w:p>
      <w:pPr>
        <w:pStyle w:val="Heading 2"/>
      </w:pPr>
      <w:bookmarkStart w:name="_Toc51" w:id="59"/>
      <w:r>
        <w:rPr>
          <w:rFonts w:cs="Arial Unicode MS" w:eastAsia="Arial Unicode MS"/>
          <w:rtl w:val="0"/>
        </w:rPr>
        <w:t xml:space="preserve">Tasks to be completed                                                                                                                                                       </w:t>
      </w:r>
      <w:bookmarkEnd w:id="59"/>
    </w:p>
    <w:p>
      <w:pPr>
        <w:pStyle w:val="Body"/>
        <w:tabs>
          <w:tab w:val="left" w:pos="709"/>
        </w:tabs>
        <w:rPr>
          <w:sz w:val="22"/>
          <w:szCs w:val="22"/>
        </w:rPr>
      </w:pPr>
      <w:r>
        <w:rPr>
          <w:sz w:val="22"/>
          <w:szCs w:val="22"/>
          <w:rtl w:val="0"/>
          <w:lang w:val="en-US"/>
        </w:rPr>
        <w:t xml:space="preserve">Establish a Console session to a Cisco Switch and follow the steps below to perform the given tasks:                  </w:t>
      </w:r>
    </w:p>
    <w:p>
      <w:pPr>
        <w:pStyle w:val="List Paragraph"/>
        <w:numPr>
          <w:ilvl w:val="0"/>
          <w:numId w:val="8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Connect a PC to the Switch</w:t>
      </w:r>
    </w:p>
    <w:p>
      <w:pPr>
        <w:pStyle w:val="List Paragraph"/>
        <w:numPr>
          <w:ilvl w:val="0"/>
          <w:numId w:val="8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IP Configuration to the PC</w:t>
      </w:r>
    </w:p>
    <w:p>
      <w:pPr>
        <w:pStyle w:val="List Paragraph"/>
        <w:numPr>
          <w:ilvl w:val="0"/>
          <w:numId w:val="8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Configure the VTY line</w:t>
      </w:r>
    </w:p>
    <w:p>
      <w:pPr>
        <w:pStyle w:val="List Paragraph"/>
        <w:numPr>
          <w:ilvl w:val="0"/>
          <w:numId w:val="8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Configure the SVI</w:t>
      </w:r>
    </w:p>
    <w:p>
      <w:pPr>
        <w:pStyle w:val="List Paragraph"/>
        <w:numPr>
          <w:ilvl w:val="0"/>
          <w:numId w:val="8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Ping the switch</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SVI from the PC</w:t>
      </w:r>
    </w:p>
    <w:p>
      <w:pPr>
        <w:pStyle w:val="List Paragraph"/>
        <w:numPr>
          <w:ilvl w:val="0"/>
          <w:numId w:val="8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Troubleshoot connectivity problems</w:t>
      </w:r>
    </w:p>
    <w:p>
      <w:pPr>
        <w:pStyle w:val="List Paragraph"/>
        <w:numPr>
          <w:ilvl w:val="0"/>
          <w:numId w:val="8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Test Telnet</w:t>
      </w:r>
    </w:p>
    <w:p>
      <w:pPr>
        <w:pStyle w:val="List Paragraph"/>
        <w:tabs>
          <w:tab w:val="left" w:pos="709"/>
        </w:tabs>
        <w:rPr>
          <w:outline w:val="0"/>
          <w:color w:val="262626"/>
          <w:sz w:val="16"/>
          <w:szCs w:val="16"/>
          <w:u w:color="262626"/>
          <w14:textFill>
            <w14:solidFill>
              <w14:srgbClr w14:val="262626"/>
            </w14:solidFill>
          </w14:textFill>
        </w:rPr>
      </w:pPr>
    </w:p>
    <w:p>
      <w:pPr>
        <w:pStyle w:val="Heading 2"/>
      </w:pPr>
      <w:bookmarkStart w:name="_Toc52" w:id="60"/>
      <w:r>
        <w:rPr>
          <w:rFonts w:cs="Arial Unicode MS" w:eastAsia="Arial Unicode MS"/>
          <w:rtl w:val="0"/>
          <w:lang w:val="en-US"/>
        </w:rPr>
        <w:t>Step 1: Connect a PC to the Switch</w:t>
      </w:r>
      <w:bookmarkEnd w:id="60"/>
    </w:p>
    <w:p>
      <w:pPr>
        <w:pStyle w:val="Body"/>
        <w:tabs>
          <w:tab w:val="left" w:pos="709"/>
        </w:tabs>
        <w:spacing w:after="0" w:line="240" w:lineRule="auto"/>
        <w:rPr>
          <w:outline w:val="0"/>
          <w:color w:val="262626"/>
          <w:u w:color="262626"/>
          <w14:textFill>
            <w14:solidFill>
              <w14:srgbClr w14:val="262626"/>
            </w14:solidFill>
          </w14:textFill>
        </w:rPr>
      </w:pPr>
      <w:r>
        <w:rPr>
          <w:sz w:val="22"/>
          <w:szCs w:val="22"/>
          <w:rtl w:val="0"/>
          <w:lang w:val="en-US"/>
        </w:rPr>
        <w:t>Connect the green patch panel port of your PC to Fast Ethernet 0/1 port of the switch using a Blue or a Green Ethernet</w:t>
      </w:r>
      <w:r>
        <w:rPr>
          <w:outline w:val="0"/>
          <w:color w:val="262626"/>
          <w:sz w:val="22"/>
          <w:szCs w:val="22"/>
          <w:u w:color="262626"/>
          <w:rtl w:val="0"/>
          <w:lang w:val="en-US"/>
          <w14:textFill>
            <w14:solidFill>
              <w14:srgbClr w14:val="262626"/>
            </w14:solidFill>
          </w14:textFill>
        </w:rPr>
        <w:t xml:space="preserve"> cable (Straight-Through cable).</w:t>
      </w:r>
    </w:p>
    <w:p>
      <w:pPr>
        <w:pStyle w:val="Body"/>
        <w:tabs>
          <w:tab w:val="left" w:pos="709"/>
        </w:tabs>
        <w:spacing w:after="0" w:line="240" w:lineRule="auto"/>
        <w:rPr>
          <w:outline w:val="0"/>
          <w:color w:val="262626"/>
          <w:sz w:val="16"/>
          <w:szCs w:val="16"/>
          <w:u w:color="262626"/>
          <w14:textFill>
            <w14:solidFill>
              <w14:srgbClr w14:val="262626"/>
            </w14:solidFill>
          </w14:textFill>
        </w:rPr>
      </w:pPr>
    </w:p>
    <w:p>
      <w:pPr>
        <w:pStyle w:val="Heading 2"/>
      </w:pPr>
      <w:bookmarkStart w:name="_Toc53" w:id="61"/>
      <w:r>
        <w:rPr>
          <w:rFonts w:cs="Arial Unicode MS" w:eastAsia="Arial Unicode MS"/>
          <w:rtl w:val="0"/>
          <w:lang w:val="en-US"/>
        </w:rPr>
        <w:t>Step 2: Task 2 and Task 3</w:t>
      </w:r>
      <w:bookmarkEnd w:id="61"/>
    </w:p>
    <w:p>
      <w:pPr>
        <w:pStyle w:val="Body"/>
        <w:tabs>
          <w:tab w:val="left" w:pos="709"/>
        </w:tabs>
        <w:rPr>
          <w:sz w:val="22"/>
          <w:szCs w:val="22"/>
        </w:rPr>
      </w:pPr>
      <w:r>
        <w:rPr>
          <w:sz w:val="22"/>
          <w:szCs w:val="22"/>
          <w:rtl w:val="0"/>
          <w:lang w:val="en-US"/>
        </w:rPr>
        <w:t xml:space="preserve">Refer to Lab-5 for the </w:t>
      </w:r>
      <w:r>
        <w:rPr>
          <w:outline w:val="0"/>
          <w:color w:val="000000"/>
          <w:sz w:val="22"/>
          <w:szCs w:val="22"/>
          <w:u w:color="000000"/>
          <w:rtl w:val="0"/>
          <w:lang w:val="en-US"/>
          <w14:textFill>
            <w14:solidFill>
              <w14:srgbClr w14:val="000000"/>
            </w14:solidFill>
          </w14:textFill>
        </w:rPr>
        <w:t xml:space="preserve">required </w:t>
      </w:r>
      <w:r>
        <w:rPr>
          <w:sz w:val="22"/>
          <w:szCs w:val="22"/>
          <w:rtl w:val="0"/>
          <w:lang w:val="en-US"/>
        </w:rPr>
        <w:t xml:space="preserve">steps. Password to be used is </w:t>
      </w:r>
      <w:r>
        <w:rPr>
          <w:sz w:val="22"/>
          <w:szCs w:val="22"/>
          <w:rtl w:val="1"/>
          <w:lang w:val="ar-SA" w:bidi="ar-SA"/>
        </w:rPr>
        <w:t>“</w:t>
      </w:r>
      <w:r>
        <w:rPr>
          <w:sz w:val="22"/>
          <w:szCs w:val="22"/>
          <w:rtl w:val="0"/>
          <w:lang w:val="pt-PT"/>
        </w:rPr>
        <w:t>cisco</w:t>
      </w:r>
      <w:r>
        <w:rPr>
          <w:sz w:val="22"/>
          <w:szCs w:val="22"/>
          <w:rtl w:val="0"/>
        </w:rPr>
        <w:t>”</w:t>
      </w:r>
    </w:p>
    <w:p>
      <w:pPr>
        <w:pStyle w:val="Body"/>
        <w:tabs>
          <w:tab w:val="left" w:pos="709"/>
        </w:tabs>
        <w:spacing w:after="0" w:line="240" w:lineRule="auto"/>
        <w:rPr>
          <w:sz w:val="16"/>
          <w:szCs w:val="16"/>
        </w:rPr>
      </w:pPr>
    </w:p>
    <w:p>
      <w:pPr>
        <w:pStyle w:val="Heading 2"/>
      </w:pPr>
      <w:bookmarkStart w:name="_Toc54" w:id="62"/>
      <w:r>
        <w:rPr>
          <w:rFonts w:cs="Arial Unicode MS" w:eastAsia="Arial Unicode MS"/>
          <w:rtl w:val="0"/>
          <w:lang w:val="en-US"/>
        </w:rPr>
        <w:t>Step 3: Configure the SVI</w:t>
      </w:r>
      <w:bookmarkEnd w:id="62"/>
    </w:p>
    <w:p>
      <w:pPr>
        <w:pStyle w:val="Body"/>
        <w:tabs>
          <w:tab w:val="left" w:pos="709"/>
        </w:tabs>
        <w:rPr>
          <w:sz w:val="22"/>
          <w:szCs w:val="22"/>
        </w:rPr>
      </w:pPr>
      <w:r>
        <w:rPr>
          <w:sz w:val="22"/>
          <w:szCs w:val="22"/>
          <w:rtl w:val="0"/>
          <w:lang w:val="en-US"/>
        </w:rPr>
        <w:t xml:space="preserve">Switch is a layer-2 device and it does not allow to assign an IP Address to its physical interfaces, but IP Address is required for a user to remotely access a device. To resolve this problem, a user can create a virtual interface on the switch to which an IP Address can be assigned. This is known as the </w:t>
      </w:r>
      <w:r>
        <w:rPr>
          <w:b w:val="1"/>
          <w:bCs w:val="1"/>
          <w:sz w:val="22"/>
          <w:szCs w:val="22"/>
          <w:rtl w:val="0"/>
          <w:lang w:val="en-US"/>
        </w:rPr>
        <w:t>Switched Virtual Interface (SVI)</w:t>
      </w:r>
      <w:r>
        <w:rPr>
          <w:sz w:val="22"/>
          <w:szCs w:val="22"/>
          <w:rtl w:val="0"/>
        </w:rPr>
        <w:t>.</w:t>
      </w:r>
    </w:p>
    <w:p>
      <w:pPr>
        <w:pStyle w:val="List Paragraph"/>
        <w:numPr>
          <w:ilvl w:val="0"/>
          <w:numId w:val="74"/>
        </w:numPr>
        <w:bidi w:val="0"/>
        <w:ind w:right="0"/>
        <w:jc w:val="left"/>
        <w:rPr>
          <w:sz w:val="22"/>
          <w:szCs w:val="22"/>
          <w:rtl w:val="0"/>
          <w:lang w:val="en-US"/>
        </w:rPr>
      </w:pPr>
      <w:r>
        <w:rPr>
          <w:sz w:val="22"/>
          <w:szCs w:val="22"/>
          <w:rtl w:val="0"/>
          <w:lang w:val="en-US"/>
        </w:rPr>
        <w:t>Create the SVI</w:t>
      </w:r>
    </w:p>
    <w:p>
      <w:pPr>
        <w:pStyle w:val="List Paragraph"/>
        <w:tabs>
          <w:tab w:val="left" w:pos="709"/>
        </w:tabs>
        <w:rPr>
          <w:b w:val="1"/>
          <w:bCs w:val="1"/>
          <w:outline w:val="0"/>
          <w:color w:val="0070c0"/>
          <w:sz w:val="22"/>
          <w:szCs w:val="22"/>
          <w:u w:color="0070c0"/>
          <w14:textFill>
            <w14:solidFill>
              <w14:srgbClr w14:val="0070C0"/>
            </w14:solidFill>
          </w14:textFill>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interface vlan 1</w:t>
      </w:r>
    </w:p>
    <w:p>
      <w:pPr>
        <w:pStyle w:val="List Paragraph"/>
        <w:tabs>
          <w:tab w:val="left" w:pos="709"/>
        </w:tabs>
        <w:rPr>
          <w:b w:val="1"/>
          <w:bCs w:val="1"/>
          <w:sz w:val="22"/>
          <w:szCs w:val="22"/>
        </w:rPr>
      </w:pPr>
    </w:p>
    <w:p>
      <w:pPr>
        <w:pStyle w:val="List Paragraph"/>
        <w:numPr>
          <w:ilvl w:val="0"/>
          <w:numId w:val="74"/>
        </w:numPr>
        <w:bidi w:val="0"/>
        <w:ind w:right="0"/>
        <w:jc w:val="left"/>
        <w:rPr>
          <w:sz w:val="22"/>
          <w:szCs w:val="22"/>
          <w:rtl w:val="0"/>
          <w:lang w:val="en-US"/>
        </w:rPr>
      </w:pPr>
      <w:r>
        <w:rPr>
          <w:sz w:val="22"/>
          <w:szCs w:val="22"/>
          <w:rtl w:val="0"/>
          <w:lang w:val="en-US"/>
        </w:rPr>
        <w:t>Assign IP Address and Subnet Mask to the SVI. IP Address assigned to the SVI and the PC should be in the same network.</w:t>
      </w:r>
    </w:p>
    <w:p>
      <w:pPr>
        <w:pStyle w:val="List Paragraph"/>
        <w:tabs>
          <w:tab w:val="left" w:pos="709"/>
        </w:tabs>
        <w:rPr>
          <w:b w:val="1"/>
          <w:bCs w:val="1"/>
          <w:sz w:val="22"/>
          <w:szCs w:val="22"/>
        </w:rPr>
      </w:pPr>
      <w:r>
        <w:rPr>
          <w:b w:val="1"/>
          <w:bCs w:val="1"/>
          <w:sz w:val="22"/>
          <w:szCs w:val="22"/>
          <w:rtl w:val="0"/>
          <w:lang w:val="en-US"/>
        </w:rPr>
        <w:t xml:space="preserve">(config-if)# </w:t>
      </w:r>
      <w:r>
        <w:rPr>
          <w:b w:val="1"/>
          <w:bCs w:val="1"/>
          <w:outline w:val="0"/>
          <w:color w:val="0070c0"/>
          <w:sz w:val="22"/>
          <w:szCs w:val="22"/>
          <w:u w:color="0070c0"/>
          <w:rtl w:val="0"/>
          <w:lang w:val="en-US"/>
          <w14:textFill>
            <w14:solidFill>
              <w14:srgbClr w14:val="0070C0"/>
            </w14:solidFill>
          </w14:textFill>
        </w:rPr>
        <w:t xml:space="preserve">ip address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IP Address to be assigned</w:t>
      </w:r>
      <w:r>
        <w:rPr>
          <w:b w:val="1"/>
          <w:bCs w:val="1"/>
          <w:sz w:val="22"/>
          <w:szCs w:val="22"/>
          <w:rtl w:val="0"/>
          <w:lang w:val="en-US"/>
        </w:rPr>
        <w:t>&gt; &lt;</w:t>
      </w:r>
      <w:r>
        <w:rPr>
          <w:b w:val="1"/>
          <w:bCs w:val="1"/>
          <w:outline w:val="0"/>
          <w:color w:val="ff0000"/>
          <w:sz w:val="22"/>
          <w:szCs w:val="22"/>
          <w:u w:color="ff0000"/>
          <w:rtl w:val="0"/>
          <w:lang w:val="en-US"/>
          <w14:textFill>
            <w14:solidFill>
              <w14:srgbClr w14:val="FF0000"/>
            </w14:solidFill>
          </w14:textFill>
        </w:rPr>
        <w:t>Subnet Mask</w:t>
      </w:r>
      <w:r>
        <w:rPr>
          <w:b w:val="1"/>
          <w:bCs w:val="1"/>
          <w:sz w:val="22"/>
          <w:szCs w:val="22"/>
          <w:rtl w:val="0"/>
          <w:lang w:val="en-US"/>
        </w:rPr>
        <w:t>&gt;</w:t>
      </w:r>
    </w:p>
    <w:p>
      <w:pPr>
        <w:pStyle w:val="List Paragraph"/>
        <w:tabs>
          <w:tab w:val="left" w:pos="709"/>
        </w:tabs>
        <w:rPr>
          <w:b w:val="1"/>
          <w:bCs w:val="1"/>
          <w:sz w:val="22"/>
          <w:szCs w:val="22"/>
        </w:rPr>
      </w:pPr>
    </w:p>
    <w:p>
      <w:pPr>
        <w:pStyle w:val="List Paragraph"/>
        <w:numPr>
          <w:ilvl w:val="0"/>
          <w:numId w:val="74"/>
        </w:numPr>
        <w:bidi w:val="0"/>
        <w:ind w:right="0"/>
        <w:jc w:val="left"/>
        <w:rPr>
          <w:b w:val="1"/>
          <w:bCs w:val="1"/>
          <w:sz w:val="22"/>
          <w:szCs w:val="22"/>
          <w:rtl w:val="0"/>
          <w:lang w:val="en-US"/>
        </w:rPr>
      </w:pPr>
      <w:r>
        <w:rPr>
          <w:b w:val="0"/>
          <w:bCs w:val="0"/>
          <w:sz w:val="22"/>
          <w:szCs w:val="22"/>
          <w:rtl w:val="0"/>
          <w:lang w:val="en-US"/>
        </w:rPr>
        <w:t>Enable the SVI</w:t>
      </w:r>
    </w:p>
    <w:p>
      <w:pPr>
        <w:pStyle w:val="List Paragraph"/>
        <w:tabs>
          <w:tab w:val="left" w:pos="709"/>
        </w:tabs>
        <w:rPr>
          <w:b w:val="1"/>
          <w:bCs w:val="1"/>
          <w:outline w:val="0"/>
          <w:color w:val="0070c0"/>
          <w:sz w:val="22"/>
          <w:szCs w:val="22"/>
          <w:u w:color="0070c0"/>
          <w14:textFill>
            <w14:solidFill>
              <w14:srgbClr w14:val="0070C0"/>
            </w14:solidFill>
          </w14:textFill>
        </w:rPr>
      </w:pPr>
      <w:r>
        <w:rPr>
          <w:b w:val="1"/>
          <w:bCs w:val="1"/>
          <w:sz w:val="22"/>
          <w:szCs w:val="22"/>
          <w:rtl w:val="0"/>
          <w:lang w:val="en-US"/>
        </w:rPr>
        <w:t xml:space="preserve">(config-if)# </w:t>
      </w:r>
      <w:r>
        <w:rPr>
          <w:b w:val="1"/>
          <w:bCs w:val="1"/>
          <w:outline w:val="0"/>
          <w:color w:val="0070c0"/>
          <w:sz w:val="22"/>
          <w:szCs w:val="22"/>
          <w:u w:color="0070c0"/>
          <w:rtl w:val="0"/>
          <w:lang w:val="en-US"/>
          <w14:textFill>
            <w14:solidFill>
              <w14:srgbClr w14:val="0070C0"/>
            </w14:solidFill>
          </w14:textFill>
        </w:rPr>
        <w:t>no shutdown</w:t>
      </w:r>
    </w:p>
    <w:p>
      <w:pPr>
        <w:pStyle w:val="List Paragraph"/>
        <w:tabs>
          <w:tab w:val="left" w:pos="709"/>
        </w:tabs>
        <w:rPr>
          <w:b w:val="1"/>
          <w:bCs w:val="1"/>
          <w:sz w:val="16"/>
          <w:szCs w:val="16"/>
        </w:rPr>
      </w:pPr>
    </w:p>
    <w:p>
      <w:pPr>
        <w:pStyle w:val="Heading 2"/>
      </w:pPr>
      <w:bookmarkStart w:name="_Toc55" w:id="63"/>
      <w:r>
        <w:rPr>
          <w:rFonts w:cs="Arial Unicode MS" w:eastAsia="Arial Unicode MS"/>
          <w:rtl w:val="0"/>
          <w:lang w:val="en-US"/>
        </w:rPr>
        <w:t>Step 4: Task 5 to Task 7</w:t>
      </w:r>
      <w:bookmarkEnd w:id="63"/>
    </w:p>
    <w:p>
      <w:pPr>
        <w:pStyle w:val="Body"/>
        <w:tabs>
          <w:tab w:val="left" w:pos="709"/>
        </w:tabs>
        <w:rPr>
          <w:sz w:val="22"/>
          <w:szCs w:val="22"/>
        </w:rPr>
      </w:pPr>
      <w:r>
        <w:rPr>
          <w:sz w:val="22"/>
          <w:szCs w:val="22"/>
          <w:rtl w:val="0"/>
          <w:lang w:val="en-US"/>
        </w:rPr>
        <w:t xml:space="preserve">Refer to Lab-5 for the </w:t>
      </w:r>
      <w:r>
        <w:rPr>
          <w:outline w:val="0"/>
          <w:color w:val="000000"/>
          <w:sz w:val="22"/>
          <w:szCs w:val="22"/>
          <w:u w:color="000000"/>
          <w:rtl w:val="0"/>
          <w:lang w:val="en-US"/>
          <w14:textFill>
            <w14:solidFill>
              <w14:srgbClr w14:val="000000"/>
            </w14:solidFill>
          </w14:textFill>
        </w:rPr>
        <w:t xml:space="preserve">required </w:t>
      </w:r>
      <w:r>
        <w:rPr>
          <w:sz w:val="22"/>
          <w:szCs w:val="22"/>
          <w:rtl w:val="0"/>
          <w:lang w:val="en-US"/>
        </w:rPr>
        <w:t>steps.</w:t>
      </w:r>
    </w:p>
    <w:p>
      <w:pPr>
        <w:pStyle w:val="Heading 2"/>
      </w:pPr>
      <w:bookmarkStart w:name="_Toc56" w:id="64"/>
      <w:r>
        <w:rPr>
          <w:rFonts w:cs="Arial Unicode MS" w:eastAsia="Arial Unicode MS"/>
          <w:rtl w:val="0"/>
          <w:lang w:val="en-US"/>
        </w:rPr>
        <w:t>Lab Reflection</w:t>
      </w:r>
      <w:bookmarkEnd w:id="64"/>
    </w:p>
    <w:p>
      <w:pPr>
        <w:pStyle w:val="Body"/>
        <w:tabs>
          <w:tab w:val="left" w:pos="709"/>
        </w:tabs>
        <w:spacing w:line="20" w:lineRule="exact"/>
      </w:pPr>
    </w:p>
    <w:p>
      <w:pPr>
        <w:pStyle w:val="Body"/>
        <w:tabs>
          <w:tab w:val="left" w:pos="709"/>
        </w:tabs>
        <w:spacing w:line="272" w:lineRule="auto"/>
        <w:ind w:right="60"/>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Answer the questions given below: </w:t>
      </w:r>
    </w:p>
    <w:p>
      <w:pPr>
        <w:pStyle w:val="List Paragraph"/>
        <w:numPr>
          <w:ilvl w:val="0"/>
          <w:numId w:val="88"/>
        </w:numPr>
        <w:bidi w:val="0"/>
        <w:spacing w:line="272" w:lineRule="auto"/>
        <w:ind w:right="60"/>
        <w:jc w:val="left"/>
        <w:rPr>
          <w:sz w:val="22"/>
          <w:szCs w:val="22"/>
          <w:rtl w:val="0"/>
          <w:lang w:val="en-US"/>
        </w:rPr>
      </w:pPr>
      <w:r>
        <w:rPr>
          <w:sz w:val="22"/>
          <w:szCs w:val="22"/>
          <w:rtl w:val="0"/>
          <w:lang w:val="en-US"/>
        </w:rPr>
        <w:t>What did you learn in this lab?</w:t>
      </w:r>
    </w:p>
    <w:p>
      <w:pPr>
        <w:pStyle w:val="List Paragraph"/>
        <w:tabs>
          <w:tab w:val="left" w:pos="709"/>
        </w:tabs>
        <w:spacing w:line="272" w:lineRule="auto"/>
        <w:ind w:right="60"/>
        <w:rPr>
          <w:sz w:val="22"/>
          <w:szCs w:val="22"/>
        </w:rPr>
      </w:pPr>
      <w:r>
        <w:rPr>
          <w:sz w:val="22"/>
          <w:szCs w:val="22"/>
          <w:rtl w:val="0"/>
          <w:lang w:val="en-US"/>
        </w:rPr>
        <w:t xml:space="preserve"> </w:t>
      </w:r>
    </w:p>
    <w:p>
      <w:pPr>
        <w:pStyle w:val="List Paragraph"/>
        <w:numPr>
          <w:ilvl w:val="0"/>
          <w:numId w:val="88"/>
        </w:numPr>
        <w:bidi w:val="0"/>
        <w:spacing w:line="272" w:lineRule="auto"/>
        <w:ind w:right="60"/>
        <w:jc w:val="left"/>
        <w:rPr>
          <w:sz w:val="22"/>
          <w:szCs w:val="22"/>
          <w:rtl w:val="0"/>
          <w:lang w:val="en-US"/>
        </w:rPr>
      </w:pPr>
      <w:r>
        <w:rPr>
          <w:sz w:val="22"/>
          <w:szCs w:val="22"/>
          <w:rtl w:val="0"/>
          <w:lang w:val="en-US"/>
        </w:rPr>
        <w:t>List the commands covered in this lab with a brief explanation of what they help to achieve?</w:t>
      </w:r>
    </w:p>
    <w:p>
      <w:pPr>
        <w:pStyle w:val="List Paragraph"/>
        <w:tabs>
          <w:tab w:val="left" w:pos="709"/>
        </w:tabs>
        <w:spacing w:line="272" w:lineRule="auto"/>
        <w:ind w:right="60"/>
        <w:rPr>
          <w:sz w:val="22"/>
          <w:szCs w:val="22"/>
        </w:rPr>
      </w:pPr>
    </w:p>
    <w:p>
      <w:pPr>
        <w:pStyle w:val="List Paragraph"/>
        <w:numPr>
          <w:ilvl w:val="0"/>
          <w:numId w:val="88"/>
        </w:numPr>
        <w:bidi w:val="0"/>
        <w:spacing w:line="272" w:lineRule="auto"/>
        <w:ind w:right="60"/>
        <w:jc w:val="left"/>
        <w:rPr>
          <w:sz w:val="22"/>
          <w:szCs w:val="22"/>
          <w:rtl w:val="0"/>
          <w:lang w:val="en-US"/>
        </w:rPr>
      </w:pPr>
      <w:r>
        <w:rPr>
          <w:sz w:val="22"/>
          <w:szCs w:val="22"/>
          <w:rtl w:val="0"/>
          <w:lang w:val="en-US"/>
        </w:rPr>
        <w:t>Why is it necessary to create a virtual interface on the switch?</w:t>
      </w:r>
      <w:r>
        <w:rPr>
          <w:sz w:val="20"/>
          <w:szCs w:val="20"/>
          <w:rtl w:val="0"/>
          <w:lang w:val="en-US"/>
        </w:rPr>
        <w:t xml:space="preserve"> </w:t>
      </w:r>
    </w:p>
    <w:p>
      <w:pPr>
        <w:pStyle w:val="List Paragraph"/>
        <w:tabs>
          <w:tab w:val="left" w:pos="709"/>
        </w:tabs>
        <w:bidi w:val="0"/>
        <w:spacing w:line="272" w:lineRule="auto"/>
        <w:ind w:left="11" w:right="60" w:hanging="11"/>
        <w:jc w:val="left"/>
        <w:rPr>
          <w:sz w:val="22"/>
          <w:szCs w:val="22"/>
          <w:rtl w:val="0"/>
        </w:rPr>
      </w:pPr>
    </w:p>
    <w:p>
      <w:pPr>
        <w:pStyle w:val="Body"/>
        <w:tabs>
          <w:tab w:val="left" w:pos="709"/>
        </w:tabs>
        <w:spacing w:line="272" w:lineRule="auto"/>
      </w:pPr>
      <w:r>
        <w:rPr>
          <w:rtl w:val="0"/>
          <w:lang w:val="en-US"/>
        </w:rPr>
        <w:t xml:space="preserve">ANSWER 1- </w:t>
      </w:r>
    </w:p>
    <w:p>
      <w:pPr>
        <w:pStyle w:val="Body"/>
      </w:pPr>
      <w:r>
        <w:rPr>
          <w:rtl w:val="0"/>
          <w:lang w:val="en-US"/>
        </w:rPr>
        <w:t>During this lab, I was able to learn how to access a cisco switch remotely via telnet through the proper configuration of a switch and a PC that is connected to it.I also trained on how to create a console session, allocate an IP address to the PC, and configure the Switch Virtual Interface (SVI) in such a way that the switch can be administered via the network.I also got to know how to activate and lock the VTY lines using a password to regulate the remote access.I also checked the connectivity by typing the ping command and undertook the process of troubleshooting to achieve successful communication.On the whole, this laboratory made me learn how remote device management in a realistic network setting is performed.</w:t>
      </w:r>
    </w:p>
    <w:p>
      <w:pPr>
        <w:pStyle w:val="Body"/>
      </w:pPr>
    </w:p>
    <w:p>
      <w:pPr>
        <w:pStyle w:val="Body"/>
      </w:pPr>
    </w:p>
    <w:p>
      <w:pPr>
        <w:pStyle w:val="Body"/>
      </w:pPr>
      <w:r>
        <w:rPr>
          <w:rtl w:val="0"/>
          <w:lang w:val="en-US"/>
        </w:rPr>
        <w:t xml:space="preserve">ANSWER 2- </w:t>
      </w:r>
    </w:p>
    <w:p>
      <w:pPr>
        <w:pStyle w:val="Body"/>
      </w:pPr>
      <w:r>
        <w:rPr>
          <w:rtl w:val="0"/>
          <w:lang w:val="nl-NL"/>
        </w:rPr>
        <w:t>interface vlan 1</w:t>
      </w:r>
      <w:r>
        <w:rPr>
          <w:rtl w:val="0"/>
          <w:lang w:val="en-US"/>
        </w:rPr>
        <w:t xml:space="preserve">- </w:t>
      </w:r>
      <w:r>
        <w:rPr>
          <w:rtl w:val="0"/>
          <w:lang w:val="en-US"/>
        </w:rPr>
        <w:t>Entering vlan configuration mode of VLAN 1 which was default SVI mode of management.</w:t>
      </w:r>
    </w:p>
    <w:p>
      <w:pPr>
        <w:pStyle w:val="Body"/>
      </w:pPr>
      <w:r>
        <w:rPr>
          <w:rtl w:val="0"/>
          <w:lang w:val="en-US"/>
        </w:rPr>
        <w:t xml:space="preserve">ip address </w:t>
      </w:r>
      <w:r>
        <w:rPr>
          <w:rtl w:val="0"/>
          <w:lang w:val="en-US"/>
        </w:rPr>
        <w:t xml:space="preserve">- </w:t>
      </w:r>
      <w:r>
        <w:rPr>
          <w:rtl w:val="0"/>
        </w:rPr>
        <w:t>ip</w:t>
      </w:r>
      <w:r>
        <w:rPr>
          <w:rtl w:val="0"/>
          <w:lang w:val="en-US"/>
        </w:rPr>
        <w:t xml:space="preserve"> </w:t>
      </w:r>
      <w:r>
        <w:rPr>
          <w:rtl w:val="0"/>
          <w:lang w:val="en-US"/>
        </w:rPr>
        <w:t>assigns the switch virtual interface with IP address and subnet mask, which allows interacting with other devices in the network.</w:t>
      </w:r>
    </w:p>
    <w:p>
      <w:pPr>
        <w:pStyle w:val="Default"/>
        <w:suppressAutoHyphens w:val="1"/>
        <w:spacing w:before="0" w:line="240" w:lineRule="auto"/>
        <w:rPr>
          <w:rFonts w:ascii="Times Roman" w:cs="Times Roman" w:hAnsi="Times Roman" w:eastAsia="Times Roman"/>
          <w:outline w:val="0"/>
          <w:color w:val="f9f9f9"/>
          <w:shd w:val="clear" w:color="auto" w:fill="0a0a0a"/>
          <w14:textFill>
            <w14:solidFill>
              <w14:srgbClr w14:val="FAFAFA"/>
            </w14:solidFill>
          </w14:textFill>
        </w:rPr>
      </w:pPr>
      <w:r>
        <w:rPr>
          <w:rFonts w:ascii="Times Roman" w:hAnsi="Times Roman"/>
          <w:rtl w:val="0"/>
          <w:lang w:val="en-US"/>
        </w:rPr>
        <w:t>no shutdown</w:t>
      </w:r>
      <w:r>
        <w:rPr>
          <w:rFonts w:ascii="Times Roman" w:hAnsi="Times Roman"/>
          <w:rtl w:val="0"/>
          <w:lang w:val="en-US"/>
        </w:rPr>
        <w:t xml:space="preserve">- </w:t>
      </w:r>
      <w:r>
        <w:rPr>
          <w:rFonts w:ascii="Times Roman" w:hAnsi="Times Roman"/>
          <w:rtl w:val="0"/>
          <w:lang w:val="en-US"/>
        </w:rPr>
        <w:t>Activates the SVI interface, making sure it is working.</w:t>
      </w:r>
    </w:p>
    <w:p>
      <w:pPr>
        <w:pStyle w:val="Body"/>
      </w:pPr>
      <w:r>
        <w:rPr>
          <w:rtl w:val="0"/>
        </w:rPr>
        <w:t>line vty 0 4</w:t>
      </w:r>
      <w:r>
        <w:rPr>
          <w:rtl w:val="0"/>
          <w:lang w:val="en-US"/>
        </w:rPr>
        <w:t xml:space="preserve"> - </w:t>
      </w:r>
      <w:r>
        <w:rPr>
          <w:rtl w:val="0"/>
          <w:lang w:val="en-US"/>
        </w:rPr>
        <w:t>Opens the virtual terminal lines (0</w:t>
      </w:r>
      <w:r>
        <w:rPr>
          <w:rtl w:val="0"/>
        </w:rPr>
        <w:t>–</w:t>
      </w:r>
      <w:r>
        <w:rPr>
          <w:rtl w:val="0"/>
          <w:lang w:val="en-US"/>
        </w:rPr>
        <w:t>4) used for Telnet or SSH remote sessions</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Password- SET password for the device </w:t>
      </w:r>
    </w:p>
    <w:p>
      <w:pPr>
        <w:pStyle w:val="Default"/>
        <w:suppressAutoHyphens w:val="1"/>
        <w:spacing w:before="0" w:line="240" w:lineRule="auto"/>
        <w:rPr>
          <w:rFonts w:ascii="Times Roman" w:cs="Times Roman" w:hAnsi="Times Roman" w:eastAsia="Times Roman"/>
        </w:rPr>
      </w:pPr>
      <w:r>
        <w:rPr>
          <w:rFonts w:ascii="Times Roman" w:hAnsi="Times Roman"/>
          <w:rtl w:val="0"/>
          <w:lang w:val="en-US"/>
        </w:rPr>
        <w:t xml:space="preserve">Login- make sure that password is set. </w:t>
      </w: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pPr>
      <w:r>
        <w:rPr>
          <w:rtl w:val="0"/>
          <w:lang w:val="en-US"/>
        </w:rPr>
        <w:t xml:space="preserve">ANSWER 3- </w:t>
      </w:r>
    </w:p>
    <w:p>
      <w:pPr>
        <w:pStyle w:val="Body"/>
        <w:tabs>
          <w:tab w:val="left" w:pos="709"/>
        </w:tabs>
        <w:spacing w:line="272" w:lineRule="auto"/>
      </w:pPr>
      <w:r>
        <w:rPr>
          <w:rtl w:val="0"/>
          <w:lang w:val="en-US"/>
        </w:rPr>
        <w:t>A Switched Virtual Interface (SVI) should be developed due to inability of a Layer 2 switch to allocate IP address to its physical ports.The SVI offers a rational interface on which the switch can converse on the network and be controlled through Telnet or SSH.The switch would not be able to be configured by a different device, and could only pass the frames without an SVI.The IP addressing of the SVI enables the switch to be accessed remotely to manage it, monitor it, and troubleshoot it using network tools.It simply provides the switch with a network motion to control it administratively.</w:t>
      </w: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pPr>
    </w:p>
    <w:p>
      <w:pPr>
        <w:pStyle w:val="Body"/>
        <w:tabs>
          <w:tab w:val="left" w:pos="709"/>
        </w:tabs>
        <w:spacing w:line="272" w:lineRule="auto"/>
        <w:rPr>
          <w:sz w:val="22"/>
          <w:szCs w:val="22"/>
        </w:rPr>
      </w:pPr>
    </w:p>
    <w:p>
      <w:pPr>
        <w:pStyle w:val="Body"/>
        <w:tabs>
          <w:tab w:val="left" w:pos="709"/>
        </w:tabs>
        <w:rPr>
          <w:b w:val="1"/>
          <w:bCs w:val="1"/>
        </w:rPr>
      </w:pPr>
    </w:p>
    <w:p>
      <w:pPr>
        <w:pStyle w:val="Heading"/>
        <w:tabs>
          <w:tab w:val="left" w:pos="709"/>
        </w:tabs>
        <w:rPr>
          <w:sz w:val="28"/>
          <w:szCs w:val="28"/>
        </w:rPr>
      </w:pPr>
      <w:bookmarkStart w:name="_Toc57" w:id="65"/>
      <w:r>
        <w:rPr>
          <w:sz w:val="28"/>
          <w:szCs w:val="28"/>
          <w:rtl w:val="0"/>
          <w:lang w:val="en-US"/>
        </w:rPr>
        <w:t xml:space="preserve">Lab 7 - Setup a small IPv4 network using a Switch and a Router </w:t>
      </w:r>
      <w:bookmarkEnd w:id="65"/>
    </w:p>
    <w:p>
      <w:pPr>
        <w:pStyle w:val="Body"/>
        <w:tabs>
          <w:tab w:val="left" w:pos="709"/>
        </w:tabs>
        <w:rPr>
          <w:u w:val="single"/>
        </w:rPr>
      </w:pPr>
    </w:p>
    <w:p>
      <w:pPr>
        <w:pStyle w:val="Heading 2"/>
      </w:pPr>
      <w:bookmarkStart w:name="_Toc58" w:id="66"/>
      <w:r>
        <w:rPr>
          <w:rFonts w:cs="Arial Unicode MS" w:eastAsia="Arial Unicode MS"/>
          <w:rtl w:val="0"/>
        </w:rPr>
        <w:t>Aim</w:t>
      </w:r>
      <w:bookmarkEnd w:id="66"/>
    </w:p>
    <w:p>
      <w:pPr>
        <w:pStyle w:val="Body"/>
        <w:tabs>
          <w:tab w:val="left" w:pos="709"/>
        </w:tabs>
        <w:rPr>
          <w:sz w:val="22"/>
          <w:szCs w:val="22"/>
        </w:rPr>
      </w:pPr>
      <w:r>
        <w:rPr>
          <w:sz w:val="22"/>
          <w:szCs w:val="22"/>
          <w:rtl w:val="0"/>
          <w:lang w:val="en-US"/>
        </w:rPr>
        <w:t>This lab introduces some new configuration commands and brings together all the concepts covered in the previous labs. The aim of this lab to help the learners to demonstrate the ability to design and setup a small LAN.</w:t>
      </w:r>
    </w:p>
    <w:p>
      <w:pPr>
        <w:pStyle w:val="Body"/>
        <w:tabs>
          <w:tab w:val="left" w:pos="709"/>
        </w:tabs>
        <w:rPr>
          <w:sz w:val="2"/>
          <w:szCs w:val="2"/>
        </w:rPr>
      </w:pPr>
    </w:p>
    <w:p>
      <w:pPr>
        <w:pStyle w:val="Heading 2"/>
      </w:pPr>
      <w:bookmarkStart w:name="_Toc59" w:id="67"/>
      <w:r>
        <w:rPr>
          <w:rFonts w:cs="Arial Unicode MS" w:eastAsia="Arial Unicode MS"/>
          <w:rtl w:val="0"/>
          <w:lang w:val="en-US"/>
        </w:rPr>
        <w:t>Tasks to be completed</w:t>
      </w:r>
      <w:bookmarkEnd w:id="67"/>
    </w:p>
    <w:p>
      <w:pPr>
        <w:pStyle w:val="Body"/>
        <w:tabs>
          <w:tab w:val="left" w:pos="709"/>
        </w:tabs>
        <w:rPr>
          <w:i w:val="1"/>
          <w:iCs w:val="1"/>
          <w:outline w:val="0"/>
          <w:color w:val="262626"/>
          <w:sz w:val="22"/>
          <w:szCs w:val="22"/>
          <w:u w:color="262626"/>
          <w14:textFill>
            <w14:solidFill>
              <w14:srgbClr w14:val="262626"/>
            </w14:solidFill>
          </w14:textFill>
        </w:rPr>
      </w:pPr>
      <w:r>
        <w:rPr>
          <w:i w:val="1"/>
          <w:iCs w:val="1"/>
          <w:outline w:val="0"/>
          <w:color w:val="262626"/>
          <w:sz w:val="22"/>
          <w:szCs w:val="22"/>
          <w:u w:color="262626"/>
          <w:rtl w:val="0"/>
          <w:lang w:val="en-US"/>
          <w14:textFill>
            <w14:solidFill>
              <w14:srgbClr w14:val="262626"/>
            </w14:solidFill>
          </w14:textFill>
        </w:rPr>
        <w:t xml:space="preserve">Note: All passwords must be </w:t>
      </w:r>
      <w:r>
        <w:rPr>
          <w:i w:val="1"/>
          <w:iCs w:val="1"/>
          <w:outline w:val="0"/>
          <w:color w:val="262626"/>
          <w:sz w:val="22"/>
          <w:szCs w:val="22"/>
          <w:u w:color="262626"/>
          <w:rtl w:val="1"/>
          <w:lang w:val="ar-SA" w:bidi="ar-SA"/>
          <w14:textFill>
            <w14:solidFill>
              <w14:srgbClr w14:val="262626"/>
            </w14:solidFill>
          </w14:textFill>
        </w:rPr>
        <w:t>“</w:t>
      </w:r>
      <w:r>
        <w:rPr>
          <w:i w:val="1"/>
          <w:iCs w:val="1"/>
          <w:outline w:val="0"/>
          <w:color w:val="262626"/>
          <w:sz w:val="22"/>
          <w:szCs w:val="22"/>
          <w:u w:color="262626"/>
          <w:rtl w:val="0"/>
          <w:lang w:val="pt-PT"/>
          <w14:textFill>
            <w14:solidFill>
              <w14:srgbClr w14:val="262626"/>
            </w14:solidFill>
          </w14:textFill>
        </w:rPr>
        <w:t>cisco</w:t>
      </w:r>
      <w:r>
        <w:rPr>
          <w:i w:val="1"/>
          <w:iCs w:val="1"/>
          <w:outline w:val="0"/>
          <w:color w:val="262626"/>
          <w:sz w:val="22"/>
          <w:szCs w:val="22"/>
          <w:u w:color="262626"/>
          <w:rtl w:val="0"/>
          <w14:textFill>
            <w14:solidFill>
              <w14:srgbClr w14:val="262626"/>
            </w14:solidFill>
          </w14:textFill>
        </w:rPr>
        <w:t xml:space="preserve">” </w:t>
      </w:r>
      <w:r>
        <w:rPr>
          <w:i w:val="1"/>
          <w:iCs w:val="1"/>
          <w:outline w:val="0"/>
          <w:color w:val="262626"/>
          <w:sz w:val="22"/>
          <w:szCs w:val="22"/>
          <w:u w:color="262626"/>
          <w:rtl w:val="0"/>
          <w:lang w:val="en-US"/>
          <w14:textFill>
            <w14:solidFill>
              <w14:srgbClr w14:val="262626"/>
            </w14:solidFill>
          </w14:textFill>
        </w:rPr>
        <w:t>and the network to be used is 192.168.1.0/24</w:t>
      </w:r>
    </w:p>
    <w:p>
      <w:pPr>
        <w:pStyle w:val="Body"/>
        <w:tabs>
          <w:tab w:val="left" w:pos="709"/>
        </w:tabs>
        <w:spacing w:line="240" w:lineRule="auto"/>
        <w:rPr>
          <w:outline w:val="0"/>
          <w:color w:val="262626"/>
          <w:sz w:val="2"/>
          <w:szCs w:val="2"/>
          <w:u w:color="262626"/>
          <w14:textFill>
            <w14:solidFill>
              <w14:srgbClr w14:val="262626"/>
            </w14:solidFill>
          </w14:textFill>
        </w:rPr>
      </w:pP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Design the Network Topology:</w:t>
      </w:r>
    </w:p>
    <w:p>
      <w:pPr>
        <w:pStyle w:val="List Paragraph"/>
        <w:numPr>
          <w:ilvl w:val="0"/>
          <w:numId w:val="90"/>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Make the connections according to the topology given below</w:t>
      </w:r>
    </w:p>
    <w:p>
      <w:pPr>
        <w:pStyle w:val="List Paragraph"/>
        <w:numPr>
          <w:ilvl w:val="0"/>
          <w:numId w:val="90"/>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Use appropriate Ethernet cables for the connections</w:t>
      </w:r>
    </w:p>
    <w:p>
      <w:pPr>
        <w:pStyle w:val="Body"/>
        <w:tabs>
          <w:tab w:val="left" w:pos="709"/>
        </w:tabs>
        <w:rPr>
          <w:b w:val="1"/>
          <w:bCs w:val="1"/>
          <w:outline w:val="0"/>
          <w:color w:val="262626"/>
          <w:sz w:val="22"/>
          <w:szCs w:val="22"/>
          <w:u w:color="262626"/>
          <w14:textFill>
            <w14:solidFill>
              <w14:srgbClr w14:val="262626"/>
            </w14:solidFill>
          </w14:textFill>
        </w:rPr>
      </w:pPr>
      <w:r>
        <w:drawing xmlns:a="http://schemas.openxmlformats.org/drawingml/2006/main">
          <wp:inline distT="0" distB="0" distL="0" distR="0">
            <wp:extent cx="5570221" cy="638243"/>
            <wp:effectExtent l="0" t="0" r="0" b="0"/>
            <wp:docPr id="1073741867" name="officeArt object" descr="Picture 17"/>
            <wp:cNvGraphicFramePr/>
            <a:graphic xmlns:a="http://schemas.openxmlformats.org/drawingml/2006/main">
              <a:graphicData uri="http://schemas.openxmlformats.org/drawingml/2006/picture">
                <pic:pic xmlns:pic="http://schemas.openxmlformats.org/drawingml/2006/picture">
                  <pic:nvPicPr>
                    <pic:cNvPr id="1073741867" name="Picture 17" descr="Picture 17"/>
                    <pic:cNvPicPr>
                      <a:picLocks noChangeAspect="1"/>
                    </pic:cNvPicPr>
                  </pic:nvPicPr>
                  <pic:blipFill>
                    <a:blip r:embed="rId30">
                      <a:extLst/>
                    </a:blip>
                    <a:stretch>
                      <a:fillRect/>
                    </a:stretch>
                  </pic:blipFill>
                  <pic:spPr>
                    <a:xfrm>
                      <a:off x="0" y="0"/>
                      <a:ext cx="5570221" cy="638243"/>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r>
        <w:rPr>
          <w:outline w:val="0"/>
          <w:color w:val="262626"/>
          <w:sz w:val="22"/>
          <w:szCs w:val="22"/>
          <w:u w:color="262626"/>
          <w:rtl w:val="0"/>
          <w14:textFill>
            <w14:solidFill>
              <w14:srgbClr w14:val="262626"/>
            </w14:solidFill>
          </w14:textFill>
        </w:rPr>
        <w:t xml:space="preserve"> </w:t>
      </w: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PC Configuration Tasks:</w:t>
      </w:r>
    </w:p>
    <w:p>
      <w:pPr>
        <w:pStyle w:val="List Paragraph"/>
        <w:numPr>
          <w:ilvl w:val="0"/>
          <w:numId w:val="9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the Last Host IP and Subnet Mask of the given network address</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1</w:t>
      </w:r>
    </w:p>
    <w:p>
      <w:pPr>
        <w:pStyle w:val="List Paragraph"/>
        <w:numPr>
          <w:ilvl w:val="0"/>
          <w:numId w:val="9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the appropriate Default Gateway</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Step 2 below</w:t>
      </w:r>
    </w:p>
    <w:p>
      <w:pPr>
        <w:pStyle w:val="Body"/>
        <w:tabs>
          <w:tab w:val="left" w:pos="709"/>
        </w:tabs>
        <w:rPr>
          <w:b w:val="1"/>
          <w:bCs w:val="1"/>
          <w:outline w:val="0"/>
          <w:color w:val="262626"/>
          <w:sz w:val="2"/>
          <w:szCs w:val="2"/>
          <w:u w:color="262626"/>
          <w14:textFill>
            <w14:solidFill>
              <w14:srgbClr w14:val="262626"/>
            </w14:solidFill>
          </w14:textFill>
        </w:rPr>
      </w:pP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Router Configuration Tasks:</w:t>
      </w:r>
    </w:p>
    <w:p>
      <w:pPr>
        <w:pStyle w:val="List Paragraph"/>
        <w:numPr>
          <w:ilvl w:val="0"/>
          <w:numId w:val="9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 xml:space="preserve">Clock time as </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4:15 pm of 3</w:t>
      </w:r>
      <w:r>
        <w:rPr>
          <w:b w:val="0"/>
          <w:bCs w:val="0"/>
          <w:outline w:val="0"/>
          <w:color w:val="262626"/>
          <w:sz w:val="22"/>
          <w:szCs w:val="22"/>
          <w:u w:color="262626"/>
          <w:vertAlign w:val="superscript"/>
          <w:rtl w:val="0"/>
          <w:lang w:val="en-US"/>
          <w14:textFill>
            <w14:solidFill>
              <w14:srgbClr w14:val="262626"/>
            </w14:solidFill>
          </w14:textFill>
        </w:rPr>
        <w:t>rd</w:t>
      </w:r>
      <w:r>
        <w:rPr>
          <w:b w:val="0"/>
          <w:bCs w:val="0"/>
          <w:outline w:val="0"/>
          <w:color w:val="262626"/>
          <w:sz w:val="22"/>
          <w:szCs w:val="22"/>
          <w:u w:color="262626"/>
          <w:rtl w:val="0"/>
          <w:lang w:val="en-US"/>
          <w14:textFill>
            <w14:solidFill>
              <w14:srgbClr w14:val="262626"/>
            </w14:solidFill>
          </w14:textFill>
        </w:rPr>
        <w:t xml:space="preserve"> April 2020</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0"/>
          <w:szCs w:val="20"/>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 xml:space="preserve">..Refer to Lab 2, Step 4 </w:t>
      </w:r>
    </w:p>
    <w:p>
      <w:pPr>
        <w:pStyle w:val="List Paragraph"/>
        <w:numPr>
          <w:ilvl w:val="0"/>
          <w:numId w:val="9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 xml:space="preserve">Hostname as </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R_your first name</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2, Step 5</w:t>
      </w:r>
    </w:p>
    <w:p>
      <w:pPr>
        <w:pStyle w:val="List Paragraph"/>
        <w:numPr>
          <w:ilvl w:val="0"/>
          <w:numId w:val="9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Disable DNS Lookups</w:t>
      </w:r>
      <w:r>
        <w:rPr>
          <w:b w:val="0"/>
          <w:bCs w:val="0"/>
          <w:outline w:val="0"/>
          <w:color w:val="262626"/>
          <w:sz w:val="20"/>
          <w:szCs w:val="20"/>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2, Step 5</w:t>
      </w:r>
    </w:p>
    <w:p>
      <w:pPr>
        <w:pStyle w:val="List Paragraph"/>
        <w:numPr>
          <w:ilvl w:val="0"/>
          <w:numId w:val="9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 xml:space="preserve">Banner message </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Unauthorized access is prohibited!!</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3, Step 2</w:t>
      </w:r>
    </w:p>
    <w:p>
      <w:pPr>
        <w:pStyle w:val="List Paragraph"/>
        <w:numPr>
          <w:ilvl w:val="0"/>
          <w:numId w:val="9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Secure access to the Console</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3, Step 3</w:t>
      </w:r>
    </w:p>
    <w:p>
      <w:pPr>
        <w:pStyle w:val="List Paragraph"/>
        <w:numPr>
          <w:ilvl w:val="0"/>
          <w:numId w:val="9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Secure access to the Privileged mode using a MD-5 encrypted password</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3, Step 4</w:t>
      </w:r>
    </w:p>
    <w:p>
      <w:pPr>
        <w:pStyle w:val="List Paragraph"/>
        <w:numPr>
          <w:ilvl w:val="0"/>
          <w:numId w:val="9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Verify that the Banner and the Password Security is working</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3, Step 5</w:t>
      </w:r>
    </w:p>
    <w:p>
      <w:pPr>
        <w:pStyle w:val="List Paragraph"/>
        <w:numPr>
          <w:ilvl w:val="0"/>
          <w:numId w:val="9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Configure first 2 VTY lines to support Telnet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0"/>
          <w:szCs w:val="20"/>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3</w:t>
      </w:r>
    </w:p>
    <w:p>
      <w:pPr>
        <w:pStyle w:val="List Paragraph"/>
        <w:numPr>
          <w:ilvl w:val="0"/>
          <w:numId w:val="9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Timeout of 5 minutes and 30 seconds on these VTY lines</w:t>
      </w:r>
      <w:r>
        <w:rPr>
          <w:outline w:val="0"/>
          <w:color w:val="262626"/>
          <w:sz w:val="20"/>
          <w:szCs w:val="20"/>
          <w:u w:color="262626"/>
          <w:rtl w:val="0"/>
          <w14:textFill>
            <w14:solidFill>
              <w14:srgbClr w14:val="262626"/>
            </w14:solidFill>
          </w14:textFill>
        </w:rPr>
        <w:tab/>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4</w:t>
      </w:r>
    </w:p>
    <w:p>
      <w:pPr>
        <w:pStyle w:val="List Paragraph"/>
        <w:numPr>
          <w:ilvl w:val="0"/>
          <w:numId w:val="9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First Host IP of the given network address to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interface</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5</w:t>
      </w:r>
    </w:p>
    <w:p>
      <w:pPr>
        <w:pStyle w:val="List Paragraph"/>
        <w:numPr>
          <w:ilvl w:val="0"/>
          <w:numId w:val="9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Enable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interface</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6</w:t>
      </w:r>
    </w:p>
    <w:p>
      <w:pPr>
        <w:pStyle w:val="List Paragraph"/>
        <w:numPr>
          <w:ilvl w:val="0"/>
          <w:numId w:val="9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Description on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 xml:space="preserve">s interface as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Connects to S_your first name"</w:t>
      </w:r>
      <w:r>
        <w:rPr>
          <w:outline w:val="0"/>
          <w:color w:val="262626"/>
          <w:sz w:val="20"/>
          <w:szCs w:val="20"/>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6</w:t>
      </w:r>
    </w:p>
    <w:p>
      <w:pPr>
        <w:pStyle w:val="List Paragraph"/>
        <w:numPr>
          <w:ilvl w:val="0"/>
          <w:numId w:val="9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Ensure reachability between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interface and the PC</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7 &amp; 8</w:t>
      </w:r>
    </w:p>
    <w:p>
      <w:pPr>
        <w:pStyle w:val="List Paragraph"/>
        <w:numPr>
          <w:ilvl w:val="0"/>
          <w:numId w:val="9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Test Telnet</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9</w:t>
      </w:r>
    </w:p>
    <w:p>
      <w:pPr>
        <w:pStyle w:val="List Paragraph"/>
        <w:numPr>
          <w:ilvl w:val="0"/>
          <w:numId w:val="9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Block for 5 minutes after 4 wrong login attempts within 2 minutes</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Step 2 below</w:t>
      </w:r>
    </w:p>
    <w:p>
      <w:pPr>
        <w:pStyle w:val="List Paragraph"/>
        <w:numPr>
          <w:ilvl w:val="0"/>
          <w:numId w:val="94"/>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Save the configuration</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4, Step 5</w:t>
      </w: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Switch Configuration Tasks:</w:t>
      </w:r>
    </w:p>
    <w:p>
      <w:pPr>
        <w:pStyle w:val="List Paragraph"/>
        <w:numPr>
          <w:ilvl w:val="0"/>
          <w:numId w:val="96"/>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 xml:space="preserve">Hostname as </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S_your first name</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2, Step 5</w:t>
      </w:r>
    </w:p>
    <w:p>
      <w:pPr>
        <w:pStyle w:val="List Paragraph"/>
        <w:numPr>
          <w:ilvl w:val="0"/>
          <w:numId w:val="96"/>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Disable DNS Lookups</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2, Step 5</w:t>
      </w:r>
    </w:p>
    <w:p>
      <w:pPr>
        <w:pStyle w:val="List Paragraph"/>
        <w:numPr>
          <w:ilvl w:val="0"/>
          <w:numId w:val="96"/>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Secure access to the Privileged mode using a MD-5 encrypted password</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3, Step 4</w:t>
      </w:r>
    </w:p>
    <w:p>
      <w:pPr>
        <w:pStyle w:val="List Paragraph"/>
        <w:numPr>
          <w:ilvl w:val="0"/>
          <w:numId w:val="96"/>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Configure first 2 VTY lines to support Telnet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0"/>
          <w:szCs w:val="20"/>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5, Step 3</w:t>
      </w:r>
    </w:p>
    <w:p>
      <w:pPr>
        <w:pStyle w:val="List Paragraph"/>
        <w:numPr>
          <w:ilvl w:val="0"/>
          <w:numId w:val="96"/>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 xml:space="preserve">Description on the physical interface as </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Connects to R_your first name"</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5, Step 6</w:t>
      </w:r>
    </w:p>
    <w:p>
      <w:pPr>
        <w:pStyle w:val="List Paragraph"/>
        <w:numPr>
          <w:ilvl w:val="0"/>
          <w:numId w:val="9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2</w:t>
      </w:r>
      <w:r>
        <w:rPr>
          <w:outline w:val="0"/>
          <w:color w:val="262626"/>
          <w:sz w:val="22"/>
          <w:szCs w:val="22"/>
          <w:u w:color="262626"/>
          <w:vertAlign w:val="superscript"/>
          <w:rtl w:val="0"/>
          <w:lang w:val="en-US"/>
          <w14:textFill>
            <w14:solidFill>
              <w14:srgbClr w14:val="262626"/>
            </w14:solidFill>
          </w14:textFill>
        </w:rPr>
        <w:t>nd</w:t>
      </w:r>
      <w:r>
        <w:rPr>
          <w:outline w:val="0"/>
          <w:color w:val="262626"/>
          <w:sz w:val="22"/>
          <w:szCs w:val="22"/>
          <w:u w:color="262626"/>
          <w:rtl w:val="0"/>
          <w:lang w:val="en-US"/>
          <w14:textFill>
            <w14:solidFill>
              <w14:srgbClr w14:val="262626"/>
            </w14:solidFill>
          </w14:textFill>
        </w:rPr>
        <w:t xml:space="preserve"> Host IP of the given network address to the SVI and enable it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6, Step 3</w:t>
      </w:r>
    </w:p>
    <w:p>
      <w:pPr>
        <w:pStyle w:val="List Paragraph"/>
        <w:numPr>
          <w:ilvl w:val="0"/>
          <w:numId w:val="9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Setup an appropriate Default Gateway for the switch</w:t>
      </w:r>
      <w:r>
        <w:rPr>
          <w:outline w:val="0"/>
          <w:color w:val="262626"/>
          <w:sz w:val="24"/>
          <w:szCs w:val="24"/>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Step 1 below</w:t>
      </w:r>
    </w:p>
    <w:p>
      <w:pPr>
        <w:pStyle w:val="List Paragraph"/>
        <w:numPr>
          <w:ilvl w:val="0"/>
          <w:numId w:val="9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Ensure reachability between the Switch</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SVI and the PC</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Step 3 below</w:t>
      </w:r>
    </w:p>
    <w:p>
      <w:pPr>
        <w:pStyle w:val="List Paragraph"/>
        <w:numPr>
          <w:ilvl w:val="0"/>
          <w:numId w:val="9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Test Telnet</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9</w:t>
      </w:r>
    </w:p>
    <w:p>
      <w:pPr>
        <w:pStyle w:val="List Paragraph"/>
        <w:numPr>
          <w:ilvl w:val="0"/>
          <w:numId w:val="9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All clear text passwords should be automatically encrypted</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4, Step 3</w:t>
      </w:r>
    </w:p>
    <w:p>
      <w:pPr>
        <w:pStyle w:val="List Paragraph"/>
        <w:numPr>
          <w:ilvl w:val="0"/>
          <w:numId w:val="9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Block for 3 minutes after 3 wrong login attempts within 1 minute</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Step 2 below</w:t>
      </w:r>
    </w:p>
    <w:p>
      <w:pPr>
        <w:pStyle w:val="List Paragraph"/>
        <w:numPr>
          <w:ilvl w:val="0"/>
          <w:numId w:val="9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Save the configuration</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4, Step 5</w:t>
      </w:r>
    </w:p>
    <w:p>
      <w:pPr>
        <w:pStyle w:val="List Paragraph"/>
        <w:tabs>
          <w:tab w:val="left" w:pos="709"/>
        </w:tabs>
        <w:rPr>
          <w:outline w:val="0"/>
          <w:color w:val="262626"/>
          <w:sz w:val="22"/>
          <w:szCs w:val="22"/>
          <w:u w:color="262626"/>
          <w14:textFill>
            <w14:solidFill>
              <w14:srgbClr w14:val="262626"/>
            </w14:solidFill>
          </w14:textFill>
        </w:rPr>
      </w:pP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Reset the devices to default configuration after completing the lab:</w:t>
      </w:r>
    </w:p>
    <w:p>
      <w:pPr>
        <w:pStyle w:val="List Paragraph"/>
        <w:numPr>
          <w:ilvl w:val="0"/>
          <w:numId w:val="98"/>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Reset the Router and Switch configurations to default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4, Step 6</w:t>
      </w:r>
    </w:p>
    <w:p>
      <w:pPr>
        <w:pStyle w:val="List Paragraph"/>
        <w:numPr>
          <w:ilvl w:val="0"/>
          <w:numId w:val="98"/>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Reset the LAN Adapter on the PC to Dynamic Addressing</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2</w:t>
      </w:r>
    </w:p>
    <w:p>
      <w:pPr>
        <w:pStyle w:val="List Paragraph"/>
        <w:numPr>
          <w:ilvl w:val="0"/>
          <w:numId w:val="98"/>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Re-connect the White Ethernet cable to the PC</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2</w:t>
      </w:r>
    </w:p>
    <w:p>
      <w:pPr>
        <w:pStyle w:val="List Paragraph"/>
        <w:tabs>
          <w:tab w:val="left" w:pos="709"/>
        </w:tabs>
        <w:rPr>
          <w:outline w:val="0"/>
          <w:color w:val="262626"/>
          <w:sz w:val="22"/>
          <w:szCs w:val="22"/>
          <w:u w:color="262626"/>
          <w14:textFill>
            <w14:solidFill>
              <w14:srgbClr w14:val="262626"/>
            </w14:solidFill>
          </w14:textFill>
        </w:rPr>
      </w:pPr>
    </w:p>
    <w:p>
      <w:pPr>
        <w:pStyle w:val="Heading 2"/>
      </w:pPr>
      <w:bookmarkStart w:name="_Toc60" w:id="68"/>
      <w:r>
        <w:rPr>
          <w:rFonts w:cs="Arial Unicode MS" w:eastAsia="Arial Unicode MS"/>
          <w:rtl w:val="0"/>
          <w:lang w:val="en-US"/>
        </w:rPr>
        <w:t>Step 1: Default Gateway</w:t>
      </w:r>
      <w:bookmarkEnd w:id="68"/>
    </w:p>
    <w:p>
      <w:pPr>
        <w:pStyle w:val="Body"/>
        <w:tabs>
          <w:tab w:val="left" w:pos="709"/>
        </w:tabs>
        <w:rPr>
          <w:sz w:val="22"/>
          <w:szCs w:val="22"/>
        </w:rPr>
      </w:pPr>
      <w:r>
        <w:rPr>
          <w:sz w:val="22"/>
          <w:szCs w:val="22"/>
          <w:rtl w:val="0"/>
          <w:lang w:val="en-US"/>
        </w:rPr>
        <w:t>Default Gateway works as a gateway to external networks, such as the Internet. In this scenario, the router is the only exit point for the network, so the IP Address of the Router</w:t>
      </w:r>
      <w:r>
        <w:rPr>
          <w:sz w:val="22"/>
          <w:szCs w:val="22"/>
          <w:rtl w:val="1"/>
        </w:rPr>
        <w:t>’</w:t>
      </w:r>
      <w:r>
        <w:rPr>
          <w:sz w:val="22"/>
          <w:szCs w:val="22"/>
          <w:rtl w:val="0"/>
          <w:lang w:val="en-US"/>
        </w:rPr>
        <w:t>s interface Gigabit 0/0 should be the Default Gateway for the PC and the Switch.</w:t>
      </w:r>
    </w:p>
    <w:p>
      <w:pPr>
        <w:pStyle w:val="Body"/>
        <w:tabs>
          <w:tab w:val="left" w:pos="709"/>
        </w:tabs>
        <w:rPr>
          <w:b w:val="1"/>
          <w:bCs w:val="1"/>
          <w:sz w:val="22"/>
          <w:szCs w:val="22"/>
        </w:rPr>
      </w:pPr>
      <w:r>
        <w:rPr>
          <w:b w:val="1"/>
          <w:bCs w:val="1"/>
          <w:sz w:val="22"/>
          <w:szCs w:val="22"/>
          <w:rtl w:val="0"/>
          <w:lang w:val="en-US"/>
        </w:rPr>
        <w:t>Command to apply Default Gateway on the switch:</w:t>
      </w:r>
    </w:p>
    <w:p>
      <w:pPr>
        <w:pStyle w:val="Body"/>
        <w:tabs>
          <w:tab w:val="left" w:pos="709"/>
        </w:tabs>
        <w:rPr>
          <w:b w:val="1"/>
          <w:bCs w:val="1"/>
          <w:sz w:val="22"/>
          <w:szCs w:val="22"/>
        </w:rPr>
      </w:pPr>
      <w:r>
        <w:rPr>
          <w:b w:val="1"/>
          <w:bCs w:val="1"/>
          <w:sz w:val="22"/>
          <w:szCs w:val="22"/>
          <w:rtl w:val="0"/>
          <w:lang w:val="it-IT"/>
        </w:rPr>
        <w:t xml:space="preserve">(config)# </w:t>
      </w:r>
      <w:r>
        <w:rPr>
          <w:b w:val="1"/>
          <w:bCs w:val="1"/>
          <w:outline w:val="0"/>
          <w:color w:val="0070c0"/>
          <w:sz w:val="22"/>
          <w:szCs w:val="22"/>
          <w:u w:color="0070c0"/>
          <w:rtl w:val="0"/>
          <w:lang w:val="en-US"/>
          <w14:textFill>
            <w14:solidFill>
              <w14:srgbClr w14:val="0070C0"/>
            </w14:solidFill>
          </w14:textFill>
        </w:rPr>
        <w:t xml:space="preserve">ip default-gateway </w:t>
      </w:r>
      <w:r>
        <w:rPr>
          <w:b w:val="1"/>
          <w:bCs w:val="1"/>
          <w:sz w:val="22"/>
          <w:szCs w:val="22"/>
          <w:rtl w:val="0"/>
        </w:rPr>
        <w:t>&lt;</w:t>
      </w:r>
      <w:r>
        <w:rPr>
          <w:b w:val="1"/>
          <w:bCs w:val="1"/>
          <w:outline w:val="0"/>
          <w:color w:val="ff0000"/>
          <w:sz w:val="22"/>
          <w:szCs w:val="22"/>
          <w:u w:color="ff0000"/>
          <w:rtl w:val="0"/>
          <w:lang w:val="en-US"/>
          <w14:textFill>
            <w14:solidFill>
              <w14:srgbClr w14:val="FF0000"/>
            </w14:solidFill>
          </w14:textFill>
        </w:rPr>
        <w:t>Gateway IP Address</w:t>
      </w:r>
      <w:r>
        <w:rPr>
          <w:b w:val="1"/>
          <w:bCs w:val="1"/>
          <w:sz w:val="22"/>
          <w:szCs w:val="22"/>
          <w:rtl w:val="0"/>
          <w:lang w:val="en-US"/>
        </w:rPr>
        <w:t>&gt;</w:t>
      </w:r>
    </w:p>
    <w:p>
      <w:pPr>
        <w:pStyle w:val="Body"/>
        <w:tabs>
          <w:tab w:val="left" w:pos="709"/>
        </w:tabs>
        <w:rPr>
          <w:sz w:val="2"/>
          <w:szCs w:val="2"/>
        </w:rPr>
      </w:pPr>
    </w:p>
    <w:p>
      <w:pPr>
        <w:pStyle w:val="Heading 2"/>
      </w:pPr>
      <w:bookmarkStart w:name="_Toc61" w:id="69"/>
      <w:r>
        <w:rPr>
          <w:rFonts w:cs="Arial Unicode MS" w:eastAsia="Arial Unicode MS"/>
          <w:rtl w:val="0"/>
          <w:lang w:val="da-DK"/>
        </w:rPr>
        <w:t>Step 2: Impede Brute Forde Logins</w:t>
      </w:r>
      <w:bookmarkEnd w:id="69"/>
    </w:p>
    <w:p>
      <w:pPr>
        <w:pStyle w:val="Body"/>
        <w:tabs>
          <w:tab w:val="left" w:pos="709"/>
        </w:tabs>
        <w:rPr>
          <w:sz w:val="22"/>
          <w:szCs w:val="22"/>
        </w:rPr>
      </w:pPr>
      <w:r>
        <w:rPr>
          <w:sz w:val="22"/>
          <w:szCs w:val="22"/>
          <w:rtl w:val="0"/>
          <w:lang w:val="en-US"/>
        </w:rPr>
        <w:t>Remote access methods, such as Telnet &amp; SSH allow multiple wrong attempts at login without locking out the user completely. Hackers can Brute Force attacks to get access to Telnet or SSH enabled devices. In this attack, the hacker</w:t>
      </w:r>
      <w:r>
        <w:rPr>
          <w:rFonts w:ascii="Arial" w:hAnsi="Arial"/>
          <w:outline w:val="0"/>
          <w:color w:val="212234"/>
          <w:sz w:val="27"/>
          <w:szCs w:val="27"/>
          <w:u w:color="212234"/>
          <w:rtl w:val="0"/>
          <w14:textFill>
            <w14:solidFill>
              <w14:srgbClr w14:val="212234"/>
            </w14:solidFill>
          </w14:textFill>
        </w:rPr>
        <w:t xml:space="preserve"> </w:t>
      </w:r>
      <w:r>
        <w:rPr>
          <w:sz w:val="22"/>
          <w:szCs w:val="22"/>
          <w:rtl w:val="0"/>
          <w:lang w:val="en-US"/>
        </w:rPr>
        <w:t>lets a computer do the work of trying different combinations of usernames and passwords until they find the one that works. Key to succeed in these types of attacks is how complex the credentials are and how quickly the software used for this attack can try different combinations to find out the correct one.</w:t>
      </w:r>
    </w:p>
    <w:p>
      <w:pPr>
        <w:pStyle w:val="Body"/>
        <w:tabs>
          <w:tab w:val="left" w:pos="709"/>
        </w:tabs>
        <w:rPr>
          <w:sz w:val="22"/>
          <w:szCs w:val="22"/>
        </w:rPr>
      </w:pPr>
      <w:r>
        <w:rPr>
          <w:sz w:val="22"/>
          <w:szCs w:val="22"/>
          <w:rtl w:val="0"/>
          <w:lang w:val="en-US"/>
        </w:rPr>
        <w:t>The two most common defence techniques used by network administrators against such types of attacks are:</w:t>
      </w:r>
    </w:p>
    <w:p>
      <w:pPr>
        <w:pStyle w:val="List Paragraph"/>
        <w:numPr>
          <w:ilvl w:val="0"/>
          <w:numId w:val="100"/>
        </w:numPr>
        <w:bidi w:val="0"/>
        <w:ind w:right="0"/>
        <w:jc w:val="left"/>
        <w:rPr>
          <w:b w:val="1"/>
          <w:bCs w:val="1"/>
          <w:sz w:val="22"/>
          <w:szCs w:val="22"/>
          <w:rtl w:val="0"/>
          <w:lang w:val="en-US"/>
        </w:rPr>
      </w:pPr>
      <w:r>
        <w:rPr>
          <w:b w:val="1"/>
          <w:bCs w:val="1"/>
          <w:sz w:val="22"/>
          <w:szCs w:val="22"/>
          <w:rtl w:val="0"/>
          <w:lang w:val="en-US"/>
        </w:rPr>
        <w:t>Complex credentials</w:t>
      </w:r>
    </w:p>
    <w:p>
      <w:pPr>
        <w:pStyle w:val="List Paragraph"/>
        <w:tabs>
          <w:tab w:val="left" w:pos="709"/>
        </w:tabs>
        <w:rPr>
          <w:sz w:val="22"/>
          <w:szCs w:val="22"/>
        </w:rPr>
      </w:pPr>
      <w:r>
        <w:rPr>
          <w:sz w:val="22"/>
          <w:szCs w:val="22"/>
          <w:rtl w:val="0"/>
          <w:lang w:val="en-US"/>
        </w:rPr>
        <w:t>Combination of special characters, numbers, uppercase and lowercase letters.</w:t>
      </w:r>
    </w:p>
    <w:p>
      <w:pPr>
        <w:pStyle w:val="List Paragraph"/>
        <w:tabs>
          <w:tab w:val="left" w:pos="709"/>
        </w:tabs>
        <w:rPr>
          <w:sz w:val="22"/>
          <w:szCs w:val="22"/>
        </w:rPr>
      </w:pPr>
    </w:p>
    <w:p>
      <w:pPr>
        <w:pStyle w:val="List Paragraph"/>
        <w:numPr>
          <w:ilvl w:val="0"/>
          <w:numId w:val="74"/>
        </w:numPr>
        <w:bidi w:val="0"/>
        <w:ind w:right="0"/>
        <w:jc w:val="left"/>
        <w:rPr>
          <w:b w:val="1"/>
          <w:bCs w:val="1"/>
          <w:sz w:val="22"/>
          <w:szCs w:val="22"/>
          <w:rtl w:val="0"/>
          <w:lang w:val="en-US"/>
        </w:rPr>
      </w:pPr>
      <w:r>
        <w:rPr>
          <w:b w:val="1"/>
          <w:bCs w:val="1"/>
          <w:sz w:val="22"/>
          <w:szCs w:val="22"/>
          <w:rtl w:val="0"/>
          <w:lang w:val="en-US"/>
        </w:rPr>
        <w:t>Login Blocks</w:t>
      </w:r>
    </w:p>
    <w:p>
      <w:pPr>
        <w:pStyle w:val="List Paragraph"/>
        <w:tabs>
          <w:tab w:val="left" w:pos="709"/>
        </w:tabs>
        <w:rPr>
          <w:sz w:val="22"/>
          <w:szCs w:val="22"/>
        </w:rPr>
      </w:pPr>
      <w:r>
        <w:rPr>
          <w:sz w:val="22"/>
          <w:szCs w:val="22"/>
          <w:rtl w:val="0"/>
          <w:lang w:val="en-US"/>
        </w:rPr>
        <w:t>It blocks the user from attempting remote access to a device, for a certain amount of time, if there are some number of unsuccessful login attempts, within a specified time period. All these attributes can be configured in one command which only applies to failed remote access attempts due to incorrect credentials supplied.</w:t>
      </w:r>
    </w:p>
    <w:p>
      <w:pPr>
        <w:pStyle w:val="List Paragraph"/>
        <w:tabs>
          <w:tab w:val="left" w:pos="709"/>
        </w:tabs>
        <w:rPr>
          <w:b w:val="1"/>
          <w:bCs w:val="1"/>
          <w:sz w:val="22"/>
          <w:szCs w:val="22"/>
        </w:rPr>
      </w:pPr>
    </w:p>
    <w:p>
      <w:pPr>
        <w:pStyle w:val="List Paragraph"/>
        <w:numPr>
          <w:ilvl w:val="0"/>
          <w:numId w:val="102"/>
        </w:numPr>
        <w:bidi w:val="0"/>
        <w:ind w:right="0"/>
        <w:jc w:val="left"/>
        <w:rPr>
          <w:sz w:val="22"/>
          <w:szCs w:val="22"/>
          <w:rtl w:val="0"/>
          <w:lang w:val="en-US"/>
        </w:rPr>
      </w:pPr>
      <w:r>
        <w:rPr>
          <w:sz w:val="22"/>
          <w:szCs w:val="22"/>
          <w:rtl w:val="0"/>
          <w:lang w:val="en-US"/>
        </w:rPr>
        <w:t xml:space="preserve">Command used to apply a Login Block: </w:t>
      </w:r>
    </w:p>
    <w:p>
      <w:pPr>
        <w:pStyle w:val="List Paragraph"/>
        <w:tabs>
          <w:tab w:val="left" w:pos="709"/>
        </w:tabs>
        <w:rPr>
          <w:sz w:val="22"/>
          <w:szCs w:val="22"/>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 xml:space="preserve">login block-for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time in sec</w:t>
      </w:r>
      <w:r>
        <w:rPr>
          <w:b w:val="1"/>
          <w:bCs w:val="1"/>
          <w:sz w:val="22"/>
          <w:szCs w:val="22"/>
          <w:rtl w:val="0"/>
          <w:lang w:val="en-US"/>
        </w:rPr>
        <w:t xml:space="preserve">&gt; </w:t>
      </w:r>
      <w:r>
        <w:rPr>
          <w:b w:val="1"/>
          <w:bCs w:val="1"/>
          <w:outline w:val="0"/>
          <w:color w:val="0070c0"/>
          <w:sz w:val="22"/>
          <w:szCs w:val="22"/>
          <w:u w:color="0070c0"/>
          <w:rtl w:val="0"/>
          <w:lang w:val="en-US"/>
          <w14:textFill>
            <w14:solidFill>
              <w14:srgbClr w14:val="0070C0"/>
            </w14:solidFill>
          </w14:textFill>
        </w:rPr>
        <w:t xml:space="preserve">attempts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no. of failed attempts</w:t>
      </w:r>
      <w:r>
        <w:rPr>
          <w:b w:val="1"/>
          <w:bCs w:val="1"/>
          <w:sz w:val="22"/>
          <w:szCs w:val="22"/>
          <w:rtl w:val="0"/>
          <w:lang w:val="en-US"/>
        </w:rPr>
        <w:t xml:space="preserve">&gt; </w:t>
      </w:r>
      <w:r>
        <w:rPr>
          <w:b w:val="1"/>
          <w:bCs w:val="1"/>
          <w:outline w:val="0"/>
          <w:color w:val="0070c0"/>
          <w:sz w:val="22"/>
          <w:szCs w:val="22"/>
          <w:u w:color="0070c0"/>
          <w:rtl w:val="0"/>
          <w:lang w:val="en-US"/>
          <w14:textFill>
            <w14:solidFill>
              <w14:srgbClr w14:val="0070C0"/>
            </w14:solidFill>
          </w14:textFill>
        </w:rPr>
        <w:t xml:space="preserve">within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time in sec</w:t>
      </w:r>
      <w:r>
        <w:rPr>
          <w:b w:val="1"/>
          <w:bCs w:val="1"/>
          <w:sz w:val="22"/>
          <w:szCs w:val="22"/>
          <w:rtl w:val="0"/>
          <w:lang w:val="en-US"/>
        </w:rPr>
        <w:t>&gt;</w:t>
      </w:r>
    </w:p>
    <w:p>
      <w:pPr>
        <w:pStyle w:val="Body"/>
        <w:tabs>
          <w:tab w:val="left" w:pos="709"/>
        </w:tabs>
        <w:rPr>
          <w:b w:val="1"/>
          <w:bCs w:val="1"/>
          <w:sz w:val="16"/>
          <w:szCs w:val="16"/>
        </w:rPr>
      </w:pPr>
    </w:p>
    <w:p>
      <w:pPr>
        <w:pStyle w:val="Heading 2"/>
      </w:pPr>
      <w:bookmarkStart w:name="_Toc62" w:id="70"/>
      <w:r>
        <w:rPr>
          <w:rFonts w:cs="Arial Unicode MS" w:eastAsia="Arial Unicode MS"/>
          <w:rtl w:val="0"/>
          <w:lang w:val="en-US"/>
        </w:rPr>
        <w:t>Step 3: Ensuring reachability from PC to the Switch</w:t>
      </w:r>
      <w:r>
        <w:rPr>
          <w:rFonts w:cs="Arial Unicode MS" w:eastAsia="Arial Unicode MS" w:hint="default"/>
          <w:rtl w:val="1"/>
        </w:rPr>
        <w:t>’</w:t>
      </w:r>
      <w:r>
        <w:rPr>
          <w:rFonts w:cs="Arial Unicode MS" w:eastAsia="Arial Unicode MS"/>
          <w:rtl w:val="0"/>
        </w:rPr>
        <w:t>s SVI</w:t>
      </w:r>
      <w:bookmarkEnd w:id="70"/>
    </w:p>
    <w:p>
      <w:pPr>
        <w:pStyle w:val="List Paragraph"/>
        <w:numPr>
          <w:ilvl w:val="0"/>
          <w:numId w:val="103"/>
        </w:numPr>
        <w:bidi w:val="0"/>
        <w:ind w:right="0"/>
        <w:jc w:val="left"/>
        <w:rPr>
          <w:b w:val="1"/>
          <w:bCs w:val="1"/>
          <w:sz w:val="22"/>
          <w:szCs w:val="22"/>
          <w:rtl w:val="0"/>
          <w:lang w:val="en-US"/>
        </w:rPr>
      </w:pPr>
      <w:r>
        <w:rPr>
          <w:b w:val="0"/>
          <w:bCs w:val="0"/>
          <w:sz w:val="22"/>
          <w:szCs w:val="22"/>
          <w:rtl w:val="0"/>
          <w:lang w:val="en-US"/>
        </w:rPr>
        <w:t>Ping from the PC to the Switch</w:t>
      </w:r>
      <w:r>
        <w:rPr>
          <w:b w:val="0"/>
          <w:bCs w:val="0"/>
          <w:sz w:val="22"/>
          <w:szCs w:val="22"/>
          <w:rtl w:val="0"/>
          <w:lang w:val="en-US"/>
        </w:rPr>
        <w:t>’</w:t>
      </w:r>
      <w:r>
        <w:rPr>
          <w:b w:val="0"/>
          <w:bCs w:val="0"/>
          <w:sz w:val="22"/>
          <w:szCs w:val="22"/>
          <w:rtl w:val="0"/>
          <w:lang w:val="en-US"/>
        </w:rPr>
        <w:t>s SVI.</w:t>
      </w:r>
    </w:p>
    <w:p>
      <w:pPr>
        <w:pStyle w:val="List Paragraph"/>
        <w:numPr>
          <w:ilvl w:val="0"/>
          <w:numId w:val="103"/>
        </w:numPr>
        <w:bidi w:val="0"/>
        <w:ind w:right="0"/>
        <w:jc w:val="left"/>
        <w:rPr>
          <w:b w:val="1"/>
          <w:bCs w:val="1"/>
          <w:sz w:val="22"/>
          <w:szCs w:val="22"/>
          <w:rtl w:val="0"/>
          <w:lang w:val="en-US"/>
        </w:rPr>
      </w:pPr>
      <w:r>
        <w:rPr>
          <w:b w:val="0"/>
          <w:bCs w:val="0"/>
          <w:sz w:val="22"/>
          <w:szCs w:val="22"/>
          <w:rtl w:val="0"/>
          <w:lang w:val="en-US"/>
        </w:rPr>
        <w:t>If unreachable, check PC</w:t>
      </w:r>
      <w:r>
        <w:rPr>
          <w:b w:val="0"/>
          <w:bCs w:val="0"/>
          <w:sz w:val="22"/>
          <w:szCs w:val="22"/>
          <w:rtl w:val="0"/>
          <w:lang w:val="en-US"/>
        </w:rPr>
        <w:t>’</w:t>
      </w:r>
      <w:r>
        <w:rPr>
          <w:b w:val="0"/>
          <w:bCs w:val="0"/>
          <w:sz w:val="22"/>
          <w:szCs w:val="22"/>
          <w:rtl w:val="0"/>
          <w:lang w:val="en-US"/>
        </w:rPr>
        <w:t>s settings (Refer to Lab 5, Step 8).</w:t>
      </w:r>
    </w:p>
    <w:p>
      <w:pPr>
        <w:pStyle w:val="List Paragraph"/>
        <w:numPr>
          <w:ilvl w:val="0"/>
          <w:numId w:val="103"/>
        </w:numPr>
        <w:bidi w:val="0"/>
        <w:ind w:right="0"/>
        <w:jc w:val="left"/>
        <w:rPr>
          <w:b w:val="1"/>
          <w:bCs w:val="1"/>
          <w:sz w:val="22"/>
          <w:szCs w:val="22"/>
          <w:rtl w:val="0"/>
          <w:lang w:val="en-US"/>
        </w:rPr>
      </w:pPr>
      <w:r>
        <w:rPr>
          <w:b w:val="0"/>
          <w:bCs w:val="0"/>
          <w:sz w:val="22"/>
          <w:szCs w:val="22"/>
          <w:rtl w:val="0"/>
          <w:lang w:val="en-US"/>
        </w:rPr>
        <w:t xml:space="preserve">Check the cabling. Both the Ethernet cables in this topology should be Straight-Through. </w:t>
      </w:r>
    </w:p>
    <w:p>
      <w:pPr>
        <w:pStyle w:val="List Paragraph"/>
        <w:numPr>
          <w:ilvl w:val="0"/>
          <w:numId w:val="103"/>
        </w:numPr>
        <w:bidi w:val="0"/>
        <w:ind w:right="0"/>
        <w:jc w:val="left"/>
        <w:rPr>
          <w:b w:val="1"/>
          <w:bCs w:val="1"/>
          <w:sz w:val="22"/>
          <w:szCs w:val="22"/>
          <w:rtl w:val="0"/>
          <w:lang w:val="en-US"/>
        </w:rPr>
      </w:pPr>
      <w:r>
        <w:rPr>
          <w:b w:val="0"/>
          <w:bCs w:val="0"/>
          <w:sz w:val="22"/>
          <w:szCs w:val="22"/>
          <w:rtl w:val="0"/>
          <w:lang w:val="en-US"/>
        </w:rPr>
        <w:t>Router</w:t>
      </w:r>
      <w:r>
        <w:rPr>
          <w:b w:val="0"/>
          <w:bCs w:val="0"/>
          <w:sz w:val="22"/>
          <w:szCs w:val="22"/>
          <w:rtl w:val="0"/>
          <w:lang w:val="en-US"/>
        </w:rPr>
        <w:t>’</w:t>
      </w:r>
      <w:r>
        <w:rPr>
          <w:b w:val="0"/>
          <w:bCs w:val="0"/>
          <w:sz w:val="22"/>
          <w:szCs w:val="22"/>
          <w:rtl w:val="0"/>
          <w:lang w:val="en-US"/>
        </w:rPr>
        <w:t>s interface should be up and correctly configured.</w:t>
      </w:r>
    </w:p>
    <w:p>
      <w:pPr>
        <w:pStyle w:val="List Paragraph"/>
        <w:numPr>
          <w:ilvl w:val="0"/>
          <w:numId w:val="103"/>
        </w:numPr>
        <w:bidi w:val="0"/>
        <w:ind w:right="0"/>
        <w:jc w:val="left"/>
        <w:rPr>
          <w:b w:val="1"/>
          <w:bCs w:val="1"/>
          <w:sz w:val="22"/>
          <w:szCs w:val="22"/>
          <w:rtl w:val="0"/>
          <w:lang w:val="en-US"/>
        </w:rPr>
      </w:pPr>
      <w:r>
        <w:rPr>
          <w:b w:val="0"/>
          <w:bCs w:val="0"/>
          <w:sz w:val="22"/>
          <w:szCs w:val="22"/>
          <w:rtl w:val="0"/>
          <w:lang w:val="en-US"/>
        </w:rPr>
        <w:t>Switch</w:t>
      </w:r>
      <w:r>
        <w:rPr>
          <w:b w:val="0"/>
          <w:bCs w:val="0"/>
          <w:sz w:val="22"/>
          <w:szCs w:val="22"/>
          <w:rtl w:val="0"/>
          <w:lang w:val="en-US"/>
        </w:rPr>
        <w:t>’</w:t>
      </w:r>
      <w:r>
        <w:rPr>
          <w:b w:val="0"/>
          <w:bCs w:val="0"/>
          <w:sz w:val="22"/>
          <w:szCs w:val="22"/>
          <w:rtl w:val="0"/>
          <w:lang w:val="en-US"/>
        </w:rPr>
        <w:t>s SVI should be up and correctly configured.</w:t>
      </w:r>
    </w:p>
    <w:p>
      <w:pPr>
        <w:pStyle w:val="List Paragraph"/>
        <w:numPr>
          <w:ilvl w:val="0"/>
          <w:numId w:val="103"/>
        </w:numPr>
        <w:bidi w:val="0"/>
        <w:ind w:right="0"/>
        <w:jc w:val="left"/>
        <w:rPr>
          <w:b w:val="1"/>
          <w:bCs w:val="1"/>
          <w:sz w:val="22"/>
          <w:szCs w:val="22"/>
          <w:rtl w:val="0"/>
          <w:lang w:val="en-US"/>
        </w:rPr>
      </w:pPr>
      <w:r>
        <w:rPr>
          <w:b w:val="0"/>
          <w:bCs w:val="0"/>
          <w:sz w:val="22"/>
          <w:szCs w:val="22"/>
          <w:rtl w:val="0"/>
          <w:lang w:val="en-US"/>
        </w:rPr>
        <w:t xml:space="preserve">Appropriate Default Gateway should be configured on the switch. </w:t>
      </w:r>
    </w:p>
    <w:p>
      <w:pPr>
        <w:pStyle w:val="Body"/>
        <w:tabs>
          <w:tab w:val="left" w:pos="709"/>
        </w:tabs>
        <w:rPr>
          <w:b w:val="1"/>
          <w:bCs w:val="1"/>
          <w:sz w:val="24"/>
          <w:szCs w:val="24"/>
        </w:rPr>
      </w:pPr>
    </w:p>
    <w:p>
      <w:pPr>
        <w:pStyle w:val="Body"/>
        <w:tabs>
          <w:tab w:val="left" w:pos="709"/>
        </w:tabs>
        <w:rPr>
          <w:b w:val="1"/>
          <w:bCs w:val="1"/>
          <w:sz w:val="22"/>
          <w:szCs w:val="22"/>
        </w:rPr>
      </w:pPr>
    </w:p>
    <w:p>
      <w:pPr>
        <w:pStyle w:val="List Paragraph"/>
        <w:tabs>
          <w:tab w:val="left" w:pos="709"/>
        </w:tabs>
        <w:ind w:left="768" w:firstLine="0"/>
        <w:rPr>
          <w:u w:val="single"/>
        </w:rPr>
      </w:pPr>
    </w:p>
    <w:p>
      <w:pPr>
        <w:pStyle w:val="Body"/>
        <w:tabs>
          <w:tab w:val="left" w:pos="709"/>
        </w:tabs>
        <w:rPr>
          <w:u w:val="single"/>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List Paragraph"/>
        <w:tabs>
          <w:tab w:val="left" w:pos="709"/>
        </w:tabs>
        <w:ind w:left="768" w:firstLine="0"/>
        <w:rPr>
          <w:b w:val="1"/>
          <w:bCs w:val="1"/>
        </w:rPr>
      </w:pPr>
    </w:p>
    <w:p>
      <w:pPr>
        <w:pStyle w:val="Body"/>
        <w:tabs>
          <w:tab w:val="left" w:pos="709"/>
        </w:tabs>
        <w:rPr>
          <w:b w:val="1"/>
          <w:bCs w:val="1"/>
        </w:rPr>
      </w:pPr>
    </w:p>
    <w:p>
      <w:pPr>
        <w:pStyle w:val="Heading 2"/>
      </w:pPr>
      <w:bookmarkStart w:name="_Toc63" w:id="71"/>
      <w:r>
        <w:rPr>
          <w:rFonts w:cs="Arial Unicode MS" w:eastAsia="Arial Unicode MS"/>
          <w:rtl w:val="0"/>
          <w:lang w:val="en-US"/>
        </w:rPr>
        <w:t>Lab Reflection</w:t>
      </w:r>
      <w:bookmarkEnd w:id="71"/>
    </w:p>
    <w:p>
      <w:pPr>
        <w:pStyle w:val="Body"/>
        <w:tabs>
          <w:tab w:val="left" w:pos="709"/>
        </w:tabs>
        <w:spacing w:line="20" w:lineRule="exact"/>
      </w:pPr>
    </w:p>
    <w:p>
      <w:pPr>
        <w:pStyle w:val="Body"/>
        <w:tabs>
          <w:tab w:val="left" w:pos="709"/>
        </w:tabs>
        <w:spacing w:line="272" w:lineRule="auto"/>
        <w:ind w:right="60"/>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Answer the questions given below: </w:t>
      </w:r>
    </w:p>
    <w:p>
      <w:pPr>
        <w:pStyle w:val="List Paragraph"/>
        <w:numPr>
          <w:ilvl w:val="0"/>
          <w:numId w:val="105"/>
        </w:numPr>
        <w:bidi w:val="0"/>
        <w:spacing w:line="272" w:lineRule="auto"/>
        <w:ind w:right="60"/>
        <w:jc w:val="left"/>
        <w:rPr>
          <w:sz w:val="22"/>
          <w:szCs w:val="22"/>
          <w:rtl w:val="0"/>
          <w:lang w:val="en-US"/>
        </w:rPr>
      </w:pPr>
      <w:r>
        <w:rPr>
          <w:sz w:val="22"/>
          <w:szCs w:val="22"/>
          <w:rtl w:val="0"/>
          <w:lang w:val="en-US"/>
        </w:rPr>
        <w:t>What did you learn in this lab?</w:t>
      </w:r>
    </w:p>
    <w:p>
      <w:pPr>
        <w:pStyle w:val="Body"/>
      </w:pPr>
      <w:r>
        <w:rPr>
          <w:rtl w:val="0"/>
          <w:lang w:val="en-US"/>
        </w:rPr>
        <w:t>During this lab, I was able to learn to plan and set up a small Local Area Network (LAN) comprising of a router, a switch, and a PC.I had been practicing the assignment of IP addresses, configuration of hostnames and banners, and the use of passwords in order to protect the entry.I have also set up Telnet to be able to remote management, a Default Gateway, security measures such as blocking of login so that people cannot access the system using brute force.Moreover, I checked the connections between different devices with ping and checked that everything was correctly set up.This lab made me realize the fact that the network components interact with each other to create an operational and safe LAN.</w:t>
      </w:r>
    </w:p>
    <w:p>
      <w:pPr>
        <w:pStyle w:val="List Paragraph"/>
        <w:tabs>
          <w:tab w:val="left" w:pos="709"/>
        </w:tabs>
        <w:spacing w:line="272" w:lineRule="auto"/>
        <w:ind w:right="60"/>
        <w:rPr>
          <w:sz w:val="22"/>
          <w:szCs w:val="22"/>
        </w:rPr>
      </w:pPr>
      <w:r>
        <w:rPr>
          <w:sz w:val="22"/>
          <w:szCs w:val="22"/>
          <w:rtl w:val="0"/>
          <w:lang w:val="en-US"/>
        </w:rPr>
        <w:t xml:space="preserve"> </w:t>
      </w:r>
    </w:p>
    <w:p>
      <w:pPr>
        <w:pStyle w:val="List Paragraph"/>
        <w:numPr>
          <w:ilvl w:val="0"/>
          <w:numId w:val="105"/>
        </w:numPr>
        <w:bidi w:val="0"/>
        <w:spacing w:line="272" w:lineRule="auto"/>
        <w:ind w:right="60"/>
        <w:jc w:val="left"/>
        <w:rPr>
          <w:sz w:val="22"/>
          <w:szCs w:val="22"/>
          <w:rtl w:val="0"/>
          <w:lang w:val="en-US"/>
        </w:rPr>
      </w:pPr>
      <w:r>
        <w:rPr>
          <w:sz w:val="22"/>
          <w:szCs w:val="22"/>
          <w:rtl w:val="0"/>
          <w:lang w:val="en-US"/>
        </w:rPr>
        <w:t>List the commands covered in this lab with a brief explanation of what they help to achieve?</w:t>
      </w:r>
    </w:p>
    <w:p>
      <w:pPr>
        <w:pStyle w:val="Default"/>
        <w:suppressAutoHyphens w:val="1"/>
        <w:spacing w:before="0" w:line="240" w:lineRule="auto"/>
        <w:rPr>
          <w:rFonts w:ascii="Times Roman" w:cs="Times Roman" w:hAnsi="Times Roman" w:eastAsia="Times Roman"/>
        </w:rPr>
      </w:pPr>
      <w:r>
        <w:rPr>
          <w:rFonts w:ascii="Times Roman" w:hAnsi="Times Roman"/>
          <w:b w:val="1"/>
          <w:bCs w:val="1"/>
          <w:rtl w:val="0"/>
          <w:lang w:val="en-US"/>
        </w:rPr>
        <w:t>Hostname-</w:t>
      </w:r>
      <w:r>
        <w:rPr>
          <w:rFonts w:ascii="Times Roman" w:hAnsi="Times Roman"/>
          <w:rtl w:val="0"/>
          <w:lang w:val="en-US"/>
        </w:rPr>
        <w:t xml:space="preserve"> it will set new name or new host name for the devices </w:t>
      </w:r>
    </w:p>
    <w:p>
      <w:pPr>
        <w:pStyle w:val="Default"/>
        <w:suppressAutoHyphens w:val="1"/>
        <w:spacing w:before="0" w:line="240" w:lineRule="auto"/>
        <w:rPr>
          <w:rFonts w:ascii="Times Roman" w:cs="Times Roman" w:hAnsi="Times Roman" w:eastAsia="Times Roman"/>
        </w:rPr>
      </w:pPr>
      <w:r>
        <w:rPr>
          <w:rFonts w:ascii="Times Roman" w:hAnsi="Times Roman"/>
          <w:b w:val="1"/>
          <w:bCs w:val="1"/>
          <w:rtl w:val="0"/>
          <w:lang w:val="en-US"/>
        </w:rPr>
        <w:t>B</w:t>
      </w:r>
      <w:r>
        <w:rPr>
          <w:rFonts w:ascii="Times Roman" w:hAnsi="Times Roman"/>
          <w:b w:val="1"/>
          <w:bCs w:val="1"/>
          <w:rtl w:val="0"/>
        </w:rPr>
        <w:t>anner motd</w:t>
      </w:r>
      <w:r>
        <w:rPr>
          <w:rFonts w:ascii="Times Roman" w:hAnsi="Times Roman"/>
          <w:b w:val="1"/>
          <w:bCs w:val="1"/>
          <w:rtl w:val="0"/>
          <w:lang w:val="en-US"/>
        </w:rPr>
        <w:t xml:space="preserve"> -</w:t>
      </w:r>
      <w:r>
        <w:rPr>
          <w:rFonts w:ascii="Times Roman" w:hAnsi="Times Roman"/>
          <w:rtl w:val="0"/>
          <w:lang w:val="en-US"/>
        </w:rPr>
        <w:t xml:space="preserve"> it will display security message like </w:t>
      </w:r>
      <w:r>
        <w:rPr>
          <w:rFonts w:ascii="Times Roman" w:hAnsi="Times Roman"/>
          <w:rtl w:val="0"/>
          <w:lang w:val="en-US"/>
        </w:rPr>
        <w:t>#Unauthorized access is prohibited!!#</w:t>
      </w:r>
      <w:r>
        <w:rPr>
          <w:rFonts w:ascii="Times Roman" w:hAnsi="Times Roman"/>
          <w:rtl w:val="0"/>
          <w:lang w:val="en-US"/>
        </w:rPr>
        <w:t xml:space="preserve">. </w:t>
      </w:r>
    </w:p>
    <w:p>
      <w:pPr>
        <w:pStyle w:val="Default"/>
        <w:suppressAutoHyphens w:val="1"/>
        <w:spacing w:before="0" w:line="240" w:lineRule="auto"/>
        <w:rPr>
          <w:rFonts w:ascii="Times Roman" w:cs="Times Roman" w:hAnsi="Times Roman" w:eastAsia="Times Roman"/>
        </w:rPr>
      </w:pPr>
      <w:r>
        <w:rPr>
          <w:rFonts w:ascii="Times Roman" w:hAnsi="Times Roman"/>
          <w:b w:val="1"/>
          <w:bCs w:val="1"/>
          <w:rtl w:val="0"/>
          <w:lang w:val="fr-FR"/>
        </w:rPr>
        <w:t>enable secret cisco</w:t>
      </w:r>
      <w:r>
        <w:rPr>
          <w:rFonts w:ascii="Times Roman" w:hAnsi="Times Roman"/>
          <w:b w:val="1"/>
          <w:bCs w:val="1"/>
          <w:rtl w:val="0"/>
          <w:lang w:val="en-US"/>
        </w:rPr>
        <w:t xml:space="preserve">- </w:t>
      </w:r>
      <w:r>
        <w:rPr>
          <w:rFonts w:ascii="Times Roman" w:hAnsi="Times Roman"/>
          <w:rtl w:val="0"/>
          <w:lang w:val="en-US"/>
        </w:rPr>
        <w:t xml:space="preserve">it will set password for </w:t>
      </w:r>
      <w:r>
        <w:rPr>
          <w:rFonts w:ascii="Times Roman" w:hAnsi="Times Roman"/>
          <w:rtl w:val="0"/>
          <w:lang w:val="en-US"/>
        </w:rPr>
        <w:t>privileged EXEC mode</w:t>
      </w:r>
    </w:p>
    <w:p>
      <w:pPr>
        <w:pStyle w:val="Default"/>
        <w:suppressAutoHyphens w:val="1"/>
        <w:spacing w:before="0" w:line="240" w:lineRule="auto"/>
        <w:rPr>
          <w:rFonts w:ascii="Times Roman" w:cs="Times Roman" w:hAnsi="Times Roman" w:eastAsia="Times Roman"/>
          <w:b w:val="0"/>
          <w:bCs w:val="0"/>
        </w:rPr>
      </w:pPr>
      <w:r>
        <w:rPr>
          <w:rFonts w:ascii="Times Roman" w:hAnsi="Times Roman"/>
          <w:b w:val="1"/>
          <w:bCs w:val="1"/>
          <w:rtl w:val="0"/>
        </w:rPr>
        <w:t>line vty 0 4</w:t>
      </w:r>
      <w:r>
        <w:rPr>
          <w:rFonts w:ascii="Times Roman" w:hAnsi="Times Roman"/>
          <w:b w:val="1"/>
          <w:bCs w:val="1"/>
          <w:rtl w:val="0"/>
          <w:lang w:val="en-US"/>
        </w:rPr>
        <w:t xml:space="preserve"> -  </w:t>
      </w:r>
      <w:r>
        <w:rPr>
          <w:rFonts w:ascii="Times Roman" w:hAnsi="Times Roman"/>
          <w:b w:val="0"/>
          <w:bCs w:val="0"/>
          <w:rtl w:val="0"/>
          <w:lang w:val="en-US"/>
        </w:rPr>
        <w:t>It enter configuration for virtual line terminal used for telnet access</w:t>
      </w:r>
    </w:p>
    <w:p>
      <w:pPr>
        <w:pStyle w:val="Body"/>
        <w:rPr>
          <w:b w:val="0"/>
          <w:bCs w:val="0"/>
          <w:sz w:val="26"/>
          <w:szCs w:val="26"/>
        </w:rPr>
      </w:pPr>
      <w:r>
        <w:rPr>
          <w:b w:val="1"/>
          <w:bCs w:val="1"/>
          <w:sz w:val="26"/>
          <w:szCs w:val="26"/>
          <w:rtl w:val="0"/>
          <w:lang w:val="en-US"/>
        </w:rPr>
        <w:t>password cisco</w:t>
      </w:r>
      <w:r>
        <w:rPr>
          <w:rFonts w:ascii="Times Roman" w:hAnsi="Times Roman"/>
          <w:b w:val="1"/>
          <w:bCs w:val="1"/>
          <w:sz w:val="26"/>
          <w:szCs w:val="26"/>
          <w:rtl w:val="0"/>
        </w:rPr>
        <w:t xml:space="preserve"> / </w:t>
      </w:r>
      <w:r>
        <w:rPr>
          <w:b w:val="1"/>
          <w:bCs w:val="1"/>
          <w:sz w:val="26"/>
          <w:szCs w:val="26"/>
          <w:rtl w:val="0"/>
        </w:rPr>
        <w:t>login</w:t>
      </w:r>
      <w:r>
        <w:rPr>
          <w:b w:val="1"/>
          <w:bCs w:val="1"/>
          <w:sz w:val="26"/>
          <w:szCs w:val="26"/>
          <w:rtl w:val="0"/>
          <w:lang w:val="en-US"/>
        </w:rPr>
        <w:t xml:space="preserve">- </w:t>
      </w:r>
      <w:r>
        <w:rPr>
          <w:b w:val="0"/>
          <w:bCs w:val="0"/>
          <w:sz w:val="26"/>
          <w:szCs w:val="26"/>
          <w:rtl w:val="0"/>
          <w:lang w:val="en-US"/>
        </w:rPr>
        <w:t xml:space="preserve">enables password protections for Privileged mode </w:t>
      </w:r>
    </w:p>
    <w:p>
      <w:pPr>
        <w:pStyle w:val="Body"/>
        <w:rPr>
          <w:b w:val="0"/>
          <w:bCs w:val="0"/>
          <w:sz w:val="26"/>
          <w:szCs w:val="26"/>
        </w:rPr>
      </w:pPr>
      <w:r>
        <w:rPr>
          <w:b w:val="1"/>
          <w:bCs w:val="1"/>
          <w:sz w:val="26"/>
          <w:szCs w:val="26"/>
          <w:rtl w:val="0"/>
          <w:lang w:val="en-US"/>
        </w:rPr>
        <w:t xml:space="preserve"> </w:t>
      </w:r>
      <w:r>
        <w:rPr>
          <w:b w:val="1"/>
          <w:bCs w:val="1"/>
          <w:sz w:val="26"/>
          <w:szCs w:val="26"/>
          <w:rtl w:val="0"/>
          <w:lang w:val="en-US"/>
        </w:rPr>
        <w:t>ip default-gateway</w:t>
      </w:r>
      <w:r>
        <w:rPr>
          <w:b w:val="1"/>
          <w:bCs w:val="1"/>
          <w:sz w:val="26"/>
          <w:szCs w:val="26"/>
          <w:rtl w:val="0"/>
          <w:lang w:val="en-US"/>
        </w:rPr>
        <w:t xml:space="preserve"> -</w:t>
      </w:r>
      <w:r>
        <w:rPr>
          <w:b w:val="1"/>
          <w:bCs w:val="1"/>
          <w:sz w:val="26"/>
          <w:szCs w:val="26"/>
          <w:rtl w:val="0"/>
          <w:lang w:val="en-US"/>
        </w:rPr>
        <w:t xml:space="preserve"> </w:t>
      </w:r>
      <w:r>
        <w:rPr>
          <w:b w:val="0"/>
          <w:bCs w:val="0"/>
          <w:sz w:val="26"/>
          <w:szCs w:val="26"/>
          <w:rtl w:val="0"/>
          <w:lang w:val="en-US"/>
        </w:rPr>
        <w:t xml:space="preserve">It will setup the router ip for the device to communicate or to reach other networks </w:t>
      </w: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spacing w:line="272" w:lineRule="auto"/>
        <w:ind w:right="60"/>
        <w:rPr>
          <w:sz w:val="22"/>
          <w:szCs w:val="22"/>
        </w:rPr>
      </w:pPr>
    </w:p>
    <w:p>
      <w:pPr>
        <w:pStyle w:val="List Paragraph"/>
        <w:tabs>
          <w:tab w:val="left" w:pos="709"/>
        </w:tabs>
        <w:spacing w:line="272" w:lineRule="auto"/>
        <w:ind w:right="60"/>
        <w:rPr>
          <w:sz w:val="22"/>
          <w:szCs w:val="22"/>
        </w:rPr>
      </w:pPr>
    </w:p>
    <w:p>
      <w:pPr>
        <w:pStyle w:val="List Paragraph"/>
        <w:numPr>
          <w:ilvl w:val="0"/>
          <w:numId w:val="105"/>
        </w:numPr>
        <w:bidi w:val="0"/>
        <w:spacing w:line="272" w:lineRule="auto"/>
        <w:ind w:right="60"/>
        <w:jc w:val="left"/>
        <w:rPr>
          <w:sz w:val="22"/>
          <w:szCs w:val="22"/>
          <w:rtl w:val="0"/>
          <w:lang w:val="en-US"/>
        </w:rPr>
      </w:pPr>
      <w:r>
        <w:rPr>
          <w:sz w:val="22"/>
          <w:szCs w:val="22"/>
          <w:rtl w:val="0"/>
          <w:lang w:val="en-US"/>
        </w:rPr>
        <w:t>What is Default Gateway used for?</w:t>
      </w:r>
    </w:p>
    <w:p>
      <w:pPr>
        <w:pStyle w:val="Body"/>
        <w:rPr>
          <w:outline w:val="0"/>
          <w:color w:val="f9f9f9"/>
          <w:shd w:val="clear" w:color="auto" w:fill="ffffff"/>
          <w14:textFill>
            <w14:solidFill>
              <w14:srgbClr w14:val="FAFAFA"/>
            </w14:solidFill>
          </w14:textFill>
        </w:rPr>
      </w:pPr>
      <w:r>
        <w:rPr>
          <w:rtl w:val="0"/>
          <w:lang w:val="en-US"/>
        </w:rPr>
        <w:t>A Default Gateway is the point of departure of the devices on a local network to interact with those that are not on the same subnet.The interface IP address of the router in this lab acts as a default gateway to both the switch and PC.In case the destination of a packet is not in the same network it is sent to the gateway which will relay it to the network in which the destination is.The devices were only able to communicate in the local area and not external or remote networks without a default gateway.</w:t>
      </w:r>
    </w:p>
    <w:p>
      <w:pPr>
        <w:pStyle w:val="Default"/>
        <w:suppressAutoHyphens w:val="1"/>
        <w:spacing w:before="0" w:line="240" w:lineRule="auto"/>
        <w:jc w:val="left"/>
        <w:rPr>
          <w:outline w:val="0"/>
          <w:color w:val="f9f9f9"/>
          <w:sz w:val="32"/>
          <w:szCs w:val="32"/>
          <w:shd w:val="clear" w:color="auto" w:fill="ffffff"/>
          <w14:textFill>
            <w14:solidFill>
              <w14:srgbClr w14:val="FAFAFA"/>
            </w14:solidFill>
          </w14:textFill>
        </w:rPr>
      </w:pPr>
    </w:p>
    <w:p>
      <w:pPr>
        <w:pStyle w:val="Default"/>
        <w:numPr>
          <w:ilvl w:val="0"/>
          <w:numId w:val="106"/>
        </w:numPr>
        <w:suppressAutoHyphens w:val="1"/>
        <w:spacing w:before="0" w:line="240" w:lineRule="auto"/>
        <w:jc w:val="left"/>
        <w:rPr>
          <w:outline w:val="0"/>
          <w:color w:val="f9f9f9"/>
          <w:sz w:val="32"/>
          <w:szCs w:val="32"/>
          <w:shd w:val="clear" w:color="auto" w:fill="ffffff"/>
          <w14:textFill>
            <w14:solidFill>
              <w14:srgbClr w14:val="FAFAFA"/>
            </w14:solidFill>
          </w14:textFill>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spacing w:line="272" w:lineRule="auto"/>
        <w:ind w:right="60"/>
        <w:rPr>
          <w:sz w:val="22"/>
          <w:szCs w:val="22"/>
        </w:rPr>
      </w:pPr>
    </w:p>
    <w:p>
      <w:pPr>
        <w:pStyle w:val="List Paragraph"/>
        <w:numPr>
          <w:ilvl w:val="0"/>
          <w:numId w:val="105"/>
        </w:numPr>
        <w:bidi w:val="0"/>
        <w:spacing w:line="272" w:lineRule="auto"/>
        <w:ind w:right="60"/>
        <w:jc w:val="left"/>
        <w:rPr>
          <w:sz w:val="22"/>
          <w:szCs w:val="22"/>
          <w:rtl w:val="0"/>
          <w:lang w:val="en-US"/>
        </w:rPr>
      </w:pPr>
      <w:r>
        <w:rPr>
          <w:sz w:val="22"/>
          <w:szCs w:val="22"/>
          <w:rtl w:val="0"/>
          <w:lang w:val="en-US"/>
        </w:rPr>
        <w:t>Briefly explain what the command given below will help to achieve:</w:t>
      </w:r>
    </w:p>
    <w:p>
      <w:pPr>
        <w:pStyle w:val="List Paragraph"/>
        <w:tabs>
          <w:tab w:val="left" w:pos="709"/>
        </w:tabs>
        <w:spacing w:line="272" w:lineRule="auto"/>
        <w:ind w:right="60"/>
        <w:rPr>
          <w:b w:val="1"/>
          <w:bCs w:val="1"/>
          <w:outline w:val="0"/>
          <w:color w:val="ff0000"/>
          <w:sz w:val="22"/>
          <w:szCs w:val="22"/>
          <w:u w:color="ff0000"/>
          <w14:textFill>
            <w14:solidFill>
              <w14:srgbClr w14:val="FF0000"/>
            </w14:solidFill>
          </w14:textFill>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 xml:space="preserve">login block-for </w:t>
      </w:r>
      <w:r>
        <w:rPr>
          <w:b w:val="1"/>
          <w:bCs w:val="1"/>
          <w:outline w:val="0"/>
          <w:color w:val="ff0000"/>
          <w:sz w:val="22"/>
          <w:szCs w:val="22"/>
          <w:u w:color="ff0000"/>
          <w:rtl w:val="0"/>
          <w:lang w:val="en-US"/>
          <w14:textFill>
            <w14:solidFill>
              <w14:srgbClr w14:val="FF0000"/>
            </w14:solidFill>
          </w14:textFill>
        </w:rPr>
        <w:t>120</w:t>
      </w:r>
      <w:r>
        <w:rPr>
          <w:b w:val="1"/>
          <w:bCs w:val="1"/>
          <w:sz w:val="22"/>
          <w:szCs w:val="22"/>
          <w:rtl w:val="0"/>
          <w:lang w:val="en-US"/>
        </w:rPr>
        <w:t xml:space="preserve"> </w:t>
      </w:r>
      <w:r>
        <w:rPr>
          <w:b w:val="1"/>
          <w:bCs w:val="1"/>
          <w:outline w:val="0"/>
          <w:color w:val="0070c0"/>
          <w:sz w:val="22"/>
          <w:szCs w:val="22"/>
          <w:u w:color="0070c0"/>
          <w:rtl w:val="0"/>
          <w:lang w:val="en-US"/>
          <w14:textFill>
            <w14:solidFill>
              <w14:srgbClr w14:val="0070C0"/>
            </w14:solidFill>
          </w14:textFill>
        </w:rPr>
        <w:t xml:space="preserve">attempts </w:t>
      </w:r>
      <w:r>
        <w:rPr>
          <w:b w:val="1"/>
          <w:bCs w:val="1"/>
          <w:outline w:val="0"/>
          <w:color w:val="ff0000"/>
          <w:sz w:val="22"/>
          <w:szCs w:val="22"/>
          <w:u w:color="ff0000"/>
          <w:rtl w:val="0"/>
          <w:lang w:val="en-US"/>
          <w14:textFill>
            <w14:solidFill>
              <w14:srgbClr w14:val="FF0000"/>
            </w14:solidFill>
          </w14:textFill>
        </w:rPr>
        <w:t>5</w:t>
      </w:r>
      <w:r>
        <w:rPr>
          <w:b w:val="1"/>
          <w:bCs w:val="1"/>
          <w:sz w:val="22"/>
          <w:szCs w:val="22"/>
          <w:rtl w:val="0"/>
          <w:lang w:val="en-US"/>
        </w:rPr>
        <w:t xml:space="preserve"> </w:t>
      </w:r>
      <w:r>
        <w:rPr>
          <w:b w:val="1"/>
          <w:bCs w:val="1"/>
          <w:outline w:val="0"/>
          <w:color w:val="0070c0"/>
          <w:sz w:val="22"/>
          <w:szCs w:val="22"/>
          <w:u w:color="0070c0"/>
          <w:rtl w:val="0"/>
          <w:lang w:val="en-US"/>
          <w14:textFill>
            <w14:solidFill>
              <w14:srgbClr w14:val="0070C0"/>
            </w14:solidFill>
          </w14:textFill>
        </w:rPr>
        <w:t xml:space="preserve">within </w:t>
      </w:r>
      <w:r>
        <w:rPr>
          <w:b w:val="1"/>
          <w:bCs w:val="1"/>
          <w:outline w:val="0"/>
          <w:color w:val="ff0000"/>
          <w:sz w:val="22"/>
          <w:szCs w:val="22"/>
          <w:u w:color="ff0000"/>
          <w:rtl w:val="0"/>
          <w:lang w:val="en-US"/>
          <w14:textFill>
            <w14:solidFill>
              <w14:srgbClr w14:val="FF0000"/>
            </w14:solidFill>
          </w14:textFill>
        </w:rPr>
        <w:t>30</w:t>
      </w:r>
    </w:p>
    <w:p>
      <w:pPr>
        <w:pStyle w:val="List Paragraph"/>
        <w:tabs>
          <w:tab w:val="left" w:pos="709"/>
        </w:tabs>
        <w:spacing w:line="272" w:lineRule="auto"/>
        <w:ind w:right="60"/>
        <w:rPr>
          <w:b w:val="1"/>
          <w:bCs w:val="1"/>
          <w:outline w:val="0"/>
          <w:color w:val="ff0000"/>
          <w:sz w:val="22"/>
          <w:szCs w:val="22"/>
          <w:u w:color="ff0000"/>
          <w14:textFill>
            <w14:solidFill>
              <w14:srgbClr w14:val="FF0000"/>
            </w14:solidFill>
          </w14:textFill>
        </w:rPr>
      </w:pPr>
    </w:p>
    <w:p>
      <w:pPr>
        <w:pStyle w:val="Body"/>
      </w:pPr>
      <w:r>
        <w:rPr>
          <w:rtl w:val="0"/>
          <w:lang w:val="en-US"/>
        </w:rPr>
        <w:t>This order allows to secure the logins in a more efficient way blocking them (120 seconds 2 minutes) once the number of failed logins exceeds 5 in a 30 second timeframe.It assists in avoiding brute force attacks, in which attackers continuously attempt to crack passwords.This is the reason why on the occasions of several failed attempts, the device denies all the attempts of logging in temporarily, which safeguards the network device against unauthorized entry, decreasing the possibility of intrusion.</w:t>
      </w:r>
    </w:p>
    <w:p>
      <w:pPr>
        <w:pStyle w:val="List Paragraph"/>
        <w:tabs>
          <w:tab w:val="left" w:pos="709"/>
        </w:tabs>
        <w:spacing w:line="272" w:lineRule="auto"/>
        <w:ind w:right="60"/>
        <w:rPr>
          <w:sz w:val="22"/>
          <w:szCs w:val="22"/>
        </w:rPr>
      </w:pPr>
    </w:p>
    <w:p>
      <w:pPr>
        <w:pStyle w:val="Body"/>
        <w:tabs>
          <w:tab w:val="left" w:pos="709"/>
        </w:tabs>
      </w:pPr>
      <w:r>
        <w:rPr>
          <w:outline w:val="0"/>
          <w:color w:val="ff0000"/>
          <w:u w:color="ff0000"/>
          <w14:textFill>
            <w14:solidFill>
              <w14:srgbClr w14:val="FF0000"/>
            </w14:solidFill>
          </w14:textFill>
        </w:rP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-4127</wp:posOffset>
                </wp:positionH>
                <wp:positionV relativeFrom="line">
                  <wp:posOffset>6865937</wp:posOffset>
                </wp:positionV>
                <wp:extent cx="6406516" cy="0"/>
                <wp:effectExtent l="0" t="0" r="0" b="0"/>
                <wp:wrapNone/>
                <wp:docPr id="1073741868" name="officeArt object" descr="Shape 172"/>
                <wp:cNvGraphicFramePr/>
                <a:graphic xmlns:a="http://schemas.openxmlformats.org/drawingml/2006/main">
                  <a:graphicData uri="http://schemas.microsoft.com/office/word/2010/wordprocessingShape">
                    <wps:wsp>
                      <wps:cNvSpPr/>
                      <wps:spPr>
                        <a:xfrm>
                          <a:off x="0" y="0"/>
                          <a:ext cx="6406516" cy="0"/>
                        </a:xfrm>
                        <a:prstGeom prst="line">
                          <a:avLst/>
                        </a:prstGeom>
                        <a:solidFill>
                          <a:srgbClr val="FFFFFF"/>
                        </a:solidFill>
                        <a:ln w="3175" cap="flat">
                          <a:solidFill>
                            <a:srgbClr val="000000"/>
                          </a:solidFill>
                          <a:prstDash val="solid"/>
                          <a:miter lim="800000"/>
                        </a:ln>
                        <a:effectLst/>
                      </wps:spPr>
                      <wps:bodyPr/>
                    </wps:wsp>
                  </a:graphicData>
                </a:graphic>
              </wp:anchor>
            </w:drawing>
          </mc:Choice>
          <mc:Fallback>
            <w:pict>
              <v:line id="_x0000_s1046" style="visibility:visible;position:absolute;margin-left:-0.3pt;margin-top:540.6pt;width:504.5pt;height:0.0pt;z-index:-251659264;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2pt" dashstyle="solid" endcap="flat" miterlimit="800.0%" joinstyle="miter" linestyle="single" startarrow="none" startarrowwidth="medium" startarrowlength="medium" endarrow="none" endarrowwidth="medium" endarrowlength="medium"/>
                <w10:wrap type="none" side="bothSides" anchorx="text"/>
              </v:line>
            </w:pict>
          </mc:Fallback>
        </mc:AlternateContent>
      </w:r>
      <w:r>
        <w:rPr>
          <w:rFonts w:ascii="Arial Unicode MS" w:cs="Arial Unicode MS" w:hAnsi="Arial Unicode MS" w:eastAsia="Arial Unicode MS"/>
          <w:b w:val="0"/>
          <w:bCs w:val="0"/>
          <w:i w:val="0"/>
          <w:iCs w:val="0"/>
        </w:rPr>
        <w:br w:type="page"/>
      </w:r>
    </w:p>
    <w:p>
      <w:pPr>
        <w:pStyle w:val="Heading"/>
        <w:tabs>
          <w:tab w:val="left" w:pos="709"/>
        </w:tabs>
        <w:rPr>
          <w:sz w:val="28"/>
          <w:szCs w:val="28"/>
        </w:rPr>
      </w:pPr>
      <w:bookmarkStart w:name="_Toc64" w:id="72"/>
      <w:r>
        <w:rPr>
          <w:sz w:val="28"/>
          <w:szCs w:val="28"/>
          <w:rtl w:val="0"/>
          <w:lang w:val="en-US"/>
        </w:rPr>
        <w:t>Lab 8 - Secured Remote Access using SSH</w:t>
      </w:r>
      <w:bookmarkEnd w:id="72"/>
    </w:p>
    <w:p>
      <w:pPr>
        <w:pStyle w:val="Body"/>
        <w:tabs>
          <w:tab w:val="left" w:pos="709"/>
        </w:tabs>
        <w:spacing w:line="240" w:lineRule="auto"/>
        <w:rPr>
          <w:b w:val="1"/>
          <w:bCs w:val="1"/>
          <w:sz w:val="2"/>
          <w:szCs w:val="2"/>
        </w:rPr>
      </w:pPr>
    </w:p>
    <w:p>
      <w:pPr>
        <w:pStyle w:val="Heading 2"/>
      </w:pPr>
      <w:bookmarkStart w:name="_Toc65" w:id="73"/>
      <w:r>
        <w:rPr>
          <w:rFonts w:cs="Arial Unicode MS" w:eastAsia="Arial Unicode MS"/>
          <w:rtl w:val="0"/>
        </w:rPr>
        <w:t>Aim</w:t>
      </w:r>
      <w:bookmarkEnd w:id="73"/>
    </w:p>
    <w:p>
      <w:pPr>
        <w:pStyle w:val="Body"/>
        <w:tabs>
          <w:tab w:val="left" w:pos="709"/>
        </w:tabs>
        <w:rPr>
          <w:b w:val="1"/>
          <w:bCs w:val="1"/>
        </w:rPr>
      </w:pPr>
      <w:r>
        <w:rPr>
          <w:sz w:val="22"/>
          <w:szCs w:val="22"/>
          <w:rtl w:val="0"/>
          <w:lang w:val="en-US"/>
        </w:rPr>
        <w:t>The aim of this lab is to help the learners to demonstrate the ability to perform IPv4 subnetting, implement the planned addressing scheme to design, and configure the network to support secured remote access via SSH.</w:t>
      </w:r>
    </w:p>
    <w:p>
      <w:pPr>
        <w:pStyle w:val="Body"/>
        <w:tabs>
          <w:tab w:val="left" w:pos="709"/>
        </w:tabs>
        <w:spacing w:line="240" w:lineRule="auto"/>
        <w:rPr>
          <w:b w:val="1"/>
          <w:bCs w:val="1"/>
          <w:sz w:val="2"/>
          <w:szCs w:val="2"/>
        </w:rPr>
      </w:pPr>
    </w:p>
    <w:p>
      <w:pPr>
        <w:pStyle w:val="Heading 2"/>
      </w:pPr>
      <w:bookmarkStart w:name="_Toc66" w:id="74"/>
      <w:r>
        <w:rPr>
          <w:rFonts w:cs="Arial Unicode MS" w:eastAsia="Arial Unicode MS"/>
          <w:rtl w:val="0"/>
          <w:lang w:val="en-US"/>
        </w:rPr>
        <w:t>Tasks to be completed</w:t>
      </w:r>
      <w:bookmarkEnd w:id="74"/>
    </w:p>
    <w:p>
      <w:pPr>
        <w:pStyle w:val="Body"/>
        <w:tabs>
          <w:tab w:val="left" w:pos="709"/>
        </w:tabs>
        <w:rPr>
          <w:i w:val="1"/>
          <w:iCs w:val="1"/>
          <w:outline w:val="0"/>
          <w:color w:val="262626"/>
          <w:sz w:val="22"/>
          <w:szCs w:val="22"/>
          <w:u w:color="262626"/>
          <w14:textFill>
            <w14:solidFill>
              <w14:srgbClr w14:val="262626"/>
            </w14:solidFill>
          </w14:textFill>
        </w:rPr>
      </w:pPr>
      <w:r>
        <w:rPr>
          <w:i w:val="1"/>
          <w:iCs w:val="1"/>
          <w:outline w:val="0"/>
          <w:color w:val="262626"/>
          <w:sz w:val="22"/>
          <w:szCs w:val="22"/>
          <w:u w:color="262626"/>
          <w:rtl w:val="0"/>
          <w:lang w:val="en-US"/>
          <w14:textFill>
            <w14:solidFill>
              <w14:srgbClr w14:val="262626"/>
            </w14:solidFill>
          </w14:textFill>
        </w:rPr>
        <w:t xml:space="preserve">Note: All usernames must be </w:t>
      </w:r>
      <w:r>
        <w:rPr>
          <w:i w:val="1"/>
          <w:iCs w:val="1"/>
          <w:outline w:val="0"/>
          <w:color w:val="262626"/>
          <w:sz w:val="22"/>
          <w:szCs w:val="22"/>
          <w:u w:color="262626"/>
          <w:rtl w:val="1"/>
          <w:lang w:val="ar-SA" w:bidi="ar-SA"/>
          <w14:textFill>
            <w14:solidFill>
              <w14:srgbClr w14:val="262626"/>
            </w14:solidFill>
          </w14:textFill>
        </w:rPr>
        <w:t>“</w:t>
      </w:r>
      <w:r>
        <w:rPr>
          <w:i w:val="1"/>
          <w:iCs w:val="1"/>
          <w:outline w:val="0"/>
          <w:color w:val="262626"/>
          <w:sz w:val="22"/>
          <w:szCs w:val="22"/>
          <w:u w:color="262626"/>
          <w:rtl w:val="0"/>
          <w:lang w:val="pt-PT"/>
          <w14:textFill>
            <w14:solidFill>
              <w14:srgbClr w14:val="262626"/>
            </w14:solidFill>
          </w14:textFill>
        </w:rPr>
        <w:t>admin</w:t>
      </w:r>
      <w:r>
        <w:rPr>
          <w:i w:val="1"/>
          <w:iCs w:val="1"/>
          <w:outline w:val="0"/>
          <w:color w:val="262626"/>
          <w:sz w:val="22"/>
          <w:szCs w:val="22"/>
          <w:u w:color="262626"/>
          <w:rtl w:val="0"/>
          <w14:textFill>
            <w14:solidFill>
              <w14:srgbClr w14:val="262626"/>
            </w14:solidFill>
          </w14:textFill>
        </w:rPr>
        <w:t xml:space="preserve">” </w:t>
      </w:r>
      <w:r>
        <w:rPr>
          <w:i w:val="1"/>
          <w:iCs w:val="1"/>
          <w:outline w:val="0"/>
          <w:color w:val="262626"/>
          <w:sz w:val="22"/>
          <w:szCs w:val="22"/>
          <w:u w:color="262626"/>
          <w:rtl w:val="0"/>
          <w:lang w:val="en-US"/>
          <w14:textFill>
            <w14:solidFill>
              <w14:srgbClr w14:val="262626"/>
            </w14:solidFill>
          </w14:textFill>
        </w:rPr>
        <w:t xml:space="preserve">and passwords must be </w:t>
      </w:r>
      <w:r>
        <w:rPr>
          <w:i w:val="1"/>
          <w:iCs w:val="1"/>
          <w:outline w:val="0"/>
          <w:color w:val="262626"/>
          <w:sz w:val="22"/>
          <w:szCs w:val="22"/>
          <w:u w:color="262626"/>
          <w:rtl w:val="1"/>
          <w:lang w:val="ar-SA" w:bidi="ar-SA"/>
          <w14:textFill>
            <w14:solidFill>
              <w14:srgbClr w14:val="262626"/>
            </w14:solidFill>
          </w14:textFill>
        </w:rPr>
        <w:t>“</w:t>
      </w:r>
      <w:r>
        <w:rPr>
          <w:i w:val="1"/>
          <w:iCs w:val="1"/>
          <w:outline w:val="0"/>
          <w:color w:val="262626"/>
          <w:sz w:val="22"/>
          <w:szCs w:val="22"/>
          <w:u w:color="262626"/>
          <w:rtl w:val="0"/>
          <w:lang w:val="pt-PT"/>
          <w14:textFill>
            <w14:solidFill>
              <w14:srgbClr w14:val="262626"/>
            </w14:solidFill>
          </w14:textFill>
        </w:rPr>
        <w:t>cisco</w:t>
      </w:r>
      <w:r>
        <w:rPr>
          <w:i w:val="1"/>
          <w:iCs w:val="1"/>
          <w:outline w:val="0"/>
          <w:color w:val="262626"/>
          <w:sz w:val="22"/>
          <w:szCs w:val="22"/>
          <w:u w:color="262626"/>
          <w:rtl w:val="0"/>
          <w14:textFill>
            <w14:solidFill>
              <w14:srgbClr w14:val="262626"/>
            </w14:solidFill>
          </w14:textFill>
        </w:rPr>
        <w:t>”</w:t>
      </w:r>
    </w:p>
    <w:p>
      <w:pPr>
        <w:pStyle w:val="Body"/>
        <w:tabs>
          <w:tab w:val="left" w:pos="709"/>
        </w:tabs>
        <w:spacing w:line="240" w:lineRule="auto"/>
        <w:rPr>
          <w:outline w:val="0"/>
          <w:color w:val="262626"/>
          <w:sz w:val="2"/>
          <w:szCs w:val="2"/>
          <w:u w:color="262626"/>
          <w14:textFill>
            <w14:solidFill>
              <w14:srgbClr w14:val="262626"/>
            </w14:solidFill>
          </w14:textFill>
        </w:rPr>
      </w:pP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Design the Network Topology:</w:t>
      </w:r>
    </w:p>
    <w:p>
      <w:pPr>
        <w:pStyle w:val="List Paragraph"/>
        <w:numPr>
          <w:ilvl w:val="0"/>
          <w:numId w:val="108"/>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Make the connections according to the topology given below</w:t>
      </w:r>
    </w:p>
    <w:p>
      <w:pPr>
        <w:pStyle w:val="List Paragraph"/>
        <w:numPr>
          <w:ilvl w:val="0"/>
          <w:numId w:val="108"/>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Use appropriate Ethernet cables for the connections</w:t>
      </w:r>
    </w:p>
    <w:p>
      <w:pPr>
        <w:pStyle w:val="Body"/>
        <w:tabs>
          <w:tab w:val="left" w:pos="709"/>
        </w:tabs>
        <w:rPr>
          <w:b w:val="1"/>
          <w:bCs w:val="1"/>
        </w:rPr>
      </w:pPr>
      <w:r>
        <w:drawing xmlns:a="http://schemas.openxmlformats.org/drawingml/2006/main">
          <wp:inline distT="0" distB="0" distL="0" distR="0">
            <wp:extent cx="5613875" cy="643245"/>
            <wp:effectExtent l="0" t="0" r="0" b="0"/>
            <wp:docPr id="1073741869" name="officeArt object" descr="Picture 18"/>
            <wp:cNvGraphicFramePr/>
            <a:graphic xmlns:a="http://schemas.openxmlformats.org/drawingml/2006/main">
              <a:graphicData uri="http://schemas.openxmlformats.org/drawingml/2006/picture">
                <pic:pic xmlns:pic="http://schemas.openxmlformats.org/drawingml/2006/picture">
                  <pic:nvPicPr>
                    <pic:cNvPr id="1073741869" name="Picture 18" descr="Picture 18"/>
                    <pic:cNvPicPr>
                      <a:picLocks noChangeAspect="1"/>
                    </pic:cNvPicPr>
                  </pic:nvPicPr>
                  <pic:blipFill>
                    <a:blip r:embed="rId30">
                      <a:extLst/>
                    </a:blip>
                    <a:stretch>
                      <a:fillRect/>
                    </a:stretch>
                  </pic:blipFill>
                  <pic:spPr>
                    <a:xfrm>
                      <a:off x="0" y="0"/>
                      <a:ext cx="5613875" cy="643245"/>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Body"/>
        <w:tabs>
          <w:tab w:val="left" w:pos="709"/>
        </w:tabs>
        <w:rPr>
          <w:b w:val="1"/>
          <w:bCs w:val="1"/>
          <w:sz w:val="22"/>
          <w:szCs w:val="22"/>
        </w:rPr>
      </w:pPr>
      <w:r>
        <w:rPr>
          <w:b w:val="1"/>
          <w:bCs w:val="1"/>
          <w:sz w:val="22"/>
          <w:szCs w:val="22"/>
          <w:rtl w:val="0"/>
          <w:lang w:val="en-US"/>
        </w:rPr>
        <w:t>Subnetting and Plan for IPv4 Addressing:</w:t>
      </w:r>
    </w:p>
    <w:p>
      <w:pPr>
        <w:pStyle w:val="List Paragraph"/>
        <w:numPr>
          <w:ilvl w:val="0"/>
          <w:numId w:val="110"/>
        </w:numPr>
        <w:bidi w:val="0"/>
        <w:ind w:right="0"/>
        <w:jc w:val="left"/>
        <w:rPr>
          <w:sz w:val="22"/>
          <w:szCs w:val="22"/>
          <w:rtl w:val="0"/>
          <w:lang w:val="en-US"/>
        </w:rPr>
      </w:pPr>
      <w:r>
        <w:rPr>
          <w:sz w:val="22"/>
          <w:szCs w:val="22"/>
          <w:rtl w:val="0"/>
          <w:lang w:val="en-US"/>
        </w:rPr>
        <w:t>Divide the network 192.168.1.0/24 in two equal size sub-networks</w:t>
      </w:r>
    </w:p>
    <w:p>
      <w:pPr>
        <w:pStyle w:val="List Paragraph"/>
        <w:numPr>
          <w:ilvl w:val="0"/>
          <w:numId w:val="110"/>
        </w:numPr>
        <w:bidi w:val="0"/>
        <w:ind w:right="0"/>
        <w:jc w:val="left"/>
        <w:rPr>
          <w:sz w:val="22"/>
          <w:szCs w:val="22"/>
          <w:rtl w:val="0"/>
          <w:lang w:val="en-US"/>
        </w:rPr>
      </w:pPr>
      <w:r>
        <w:rPr>
          <w:sz w:val="22"/>
          <w:szCs w:val="22"/>
          <w:rtl w:val="0"/>
          <w:lang w:val="en-US"/>
        </w:rPr>
        <w:t>Use the second sub-network for IP Addressing of the network</w:t>
      </w:r>
    </w:p>
    <w:p>
      <w:pPr>
        <w:pStyle w:val="List Paragraph"/>
        <w:numPr>
          <w:ilvl w:val="0"/>
          <w:numId w:val="110"/>
        </w:numPr>
        <w:bidi w:val="0"/>
        <w:ind w:right="0"/>
        <w:jc w:val="left"/>
        <w:rPr>
          <w:sz w:val="22"/>
          <w:szCs w:val="22"/>
          <w:rtl w:val="0"/>
          <w:lang w:val="en-US"/>
        </w:rPr>
      </w:pPr>
      <w:r>
        <w:rPr>
          <w:sz w:val="22"/>
          <w:szCs w:val="22"/>
          <w:rtl w:val="0"/>
          <w:lang w:val="en-US"/>
        </w:rPr>
        <w:t>Assign the last host IP  to the PC</w:t>
      </w:r>
    </w:p>
    <w:p>
      <w:pPr>
        <w:pStyle w:val="List Paragraph"/>
        <w:numPr>
          <w:ilvl w:val="0"/>
          <w:numId w:val="110"/>
        </w:numPr>
        <w:bidi w:val="0"/>
        <w:ind w:right="0"/>
        <w:jc w:val="left"/>
        <w:rPr>
          <w:sz w:val="22"/>
          <w:szCs w:val="22"/>
          <w:rtl w:val="0"/>
          <w:lang w:val="en-US"/>
        </w:rPr>
      </w:pPr>
      <w:r>
        <w:rPr>
          <w:sz w:val="22"/>
          <w:szCs w:val="22"/>
          <w:rtl w:val="0"/>
          <w:lang w:val="en-US"/>
        </w:rPr>
        <w:t>Assign the first host IP to the Router</w:t>
      </w:r>
      <w:r>
        <w:rPr>
          <w:sz w:val="22"/>
          <w:szCs w:val="22"/>
          <w:rtl w:val="0"/>
          <w:lang w:val="en-US"/>
        </w:rPr>
        <w:t>’</w:t>
      </w:r>
      <w:r>
        <w:rPr>
          <w:sz w:val="22"/>
          <w:szCs w:val="22"/>
          <w:rtl w:val="0"/>
          <w:lang w:val="en-US"/>
        </w:rPr>
        <w:t>s interface</w:t>
      </w:r>
    </w:p>
    <w:p>
      <w:pPr>
        <w:pStyle w:val="List Paragraph"/>
        <w:numPr>
          <w:ilvl w:val="0"/>
          <w:numId w:val="110"/>
        </w:numPr>
        <w:bidi w:val="0"/>
        <w:ind w:right="0"/>
        <w:jc w:val="left"/>
        <w:rPr>
          <w:sz w:val="22"/>
          <w:szCs w:val="22"/>
          <w:rtl w:val="0"/>
          <w:lang w:val="en-US"/>
        </w:rPr>
      </w:pPr>
      <w:r>
        <w:rPr>
          <w:sz w:val="22"/>
          <w:szCs w:val="22"/>
          <w:rtl w:val="0"/>
          <w:lang w:val="en-US"/>
        </w:rPr>
        <w:t>Assign the second host IP to the Switch</w:t>
      </w:r>
      <w:r>
        <w:rPr>
          <w:sz w:val="22"/>
          <w:szCs w:val="22"/>
          <w:rtl w:val="0"/>
          <w:lang w:val="en-US"/>
        </w:rPr>
        <w:t>’</w:t>
      </w:r>
      <w:r>
        <w:rPr>
          <w:sz w:val="22"/>
          <w:szCs w:val="22"/>
          <w:rtl w:val="0"/>
          <w:lang w:val="en-US"/>
        </w:rPr>
        <w:t>s SVI</w:t>
      </w:r>
    </w:p>
    <w:p>
      <w:pPr>
        <w:pStyle w:val="Body"/>
        <w:tabs>
          <w:tab w:val="left" w:pos="709"/>
        </w:tabs>
        <w:rPr>
          <w:sz w:val="2"/>
          <w:szCs w:val="2"/>
        </w:rPr>
      </w:pP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PC Configuration Tasks:</w:t>
      </w:r>
    </w:p>
    <w:p>
      <w:pPr>
        <w:pStyle w:val="List Paragraph"/>
        <w:numPr>
          <w:ilvl w:val="0"/>
          <w:numId w:val="11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the planned IP configuration</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2</w:t>
      </w:r>
    </w:p>
    <w:p>
      <w:pPr>
        <w:pStyle w:val="List Paragraph"/>
        <w:numPr>
          <w:ilvl w:val="0"/>
          <w:numId w:val="112"/>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the appropriate Default Gateway</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7, Step 1</w:t>
      </w:r>
    </w:p>
    <w:p>
      <w:pPr>
        <w:pStyle w:val="List Paragraph"/>
        <w:tabs>
          <w:tab w:val="left" w:pos="709"/>
        </w:tabs>
        <w:rPr>
          <w:outline w:val="0"/>
          <w:color w:val="262626"/>
          <w:sz w:val="22"/>
          <w:szCs w:val="22"/>
          <w:u w:color="262626"/>
          <w14:textFill>
            <w14:solidFill>
              <w14:srgbClr w14:val="262626"/>
            </w14:solidFill>
          </w14:textFill>
        </w:rPr>
      </w:pP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Router Configuration Tasks:</w:t>
      </w:r>
    </w:p>
    <w:p>
      <w:pPr>
        <w:pStyle w:val="List Paragraph"/>
        <w:numPr>
          <w:ilvl w:val="0"/>
          <w:numId w:val="11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Disable DNS Lookups</w:t>
      </w:r>
      <w:r>
        <w:rPr>
          <w:b w:val="0"/>
          <w:bCs w:val="0"/>
          <w:outline w:val="0"/>
          <w:color w:val="262626"/>
          <w:sz w:val="20"/>
          <w:szCs w:val="20"/>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2, Step 5</w:t>
      </w:r>
    </w:p>
    <w:p>
      <w:pPr>
        <w:pStyle w:val="List Paragraph"/>
        <w:numPr>
          <w:ilvl w:val="0"/>
          <w:numId w:val="11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Secure access to the Privileged mode using a MD-5 encrypted password</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3, Step 4</w:t>
      </w:r>
    </w:p>
    <w:p>
      <w:pPr>
        <w:pStyle w:val="List Paragraph"/>
        <w:numPr>
          <w:ilvl w:val="0"/>
          <w:numId w:val="11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Assign the planned IP configuration to the Router</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s interface</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5, Step 5</w:t>
      </w:r>
    </w:p>
    <w:p>
      <w:pPr>
        <w:pStyle w:val="List Paragraph"/>
        <w:numPr>
          <w:ilvl w:val="0"/>
          <w:numId w:val="11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Enable the Router</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s interface</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5, Step 6</w:t>
      </w:r>
    </w:p>
    <w:p>
      <w:pPr>
        <w:pStyle w:val="List Paragraph"/>
        <w:numPr>
          <w:ilvl w:val="0"/>
          <w:numId w:val="11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Ensure reachability between the Router</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s interface and the PC</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5, Step 7 &amp; 8</w:t>
      </w:r>
    </w:p>
    <w:p>
      <w:pPr>
        <w:pStyle w:val="List Paragraph"/>
        <w:numPr>
          <w:ilvl w:val="0"/>
          <w:numId w:val="11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Block for 3 minutes after 3 wrong login attempts within 3 minutes</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7, Step 2</w:t>
      </w:r>
    </w:p>
    <w:p>
      <w:pPr>
        <w:pStyle w:val="List Paragraph"/>
        <w:numPr>
          <w:ilvl w:val="0"/>
          <w:numId w:val="11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Configure the router to support remote access via SSH</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0"/>
          <w:szCs w:val="20"/>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Step 1 below</w:t>
      </w:r>
    </w:p>
    <w:p>
      <w:pPr>
        <w:pStyle w:val="List Paragraph"/>
        <w:numPr>
          <w:ilvl w:val="0"/>
          <w:numId w:val="11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Test SSH</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Step 2 below</w:t>
      </w:r>
    </w:p>
    <w:p>
      <w:pPr>
        <w:pStyle w:val="List Paragraph"/>
        <w:numPr>
          <w:ilvl w:val="0"/>
          <w:numId w:val="114"/>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Save the configuration</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4, Step 5</w:t>
      </w: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Switch Configuration Tasks:</w:t>
      </w:r>
    </w:p>
    <w:p>
      <w:pPr>
        <w:pStyle w:val="List Paragraph"/>
        <w:numPr>
          <w:ilvl w:val="0"/>
          <w:numId w:val="116"/>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Disable DNS Lookups</w:t>
      </w:r>
      <w:r>
        <w:rPr>
          <w:b w:val="0"/>
          <w:bCs w:val="0"/>
          <w:outline w:val="0"/>
          <w:color w:val="262626"/>
          <w:sz w:val="20"/>
          <w:szCs w:val="20"/>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2, Step 5</w:t>
      </w:r>
    </w:p>
    <w:p>
      <w:pPr>
        <w:pStyle w:val="List Paragraph"/>
        <w:numPr>
          <w:ilvl w:val="0"/>
          <w:numId w:val="116"/>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Secure access to the Privileged mode using a MD-5 encrypted password</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3, Step 4</w:t>
      </w:r>
    </w:p>
    <w:p>
      <w:pPr>
        <w:pStyle w:val="List Paragraph"/>
        <w:numPr>
          <w:ilvl w:val="0"/>
          <w:numId w:val="1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the planned IP configuration to the Switch</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SVI</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6, Step 3</w:t>
      </w:r>
    </w:p>
    <w:p>
      <w:pPr>
        <w:pStyle w:val="List Paragraph"/>
        <w:numPr>
          <w:ilvl w:val="0"/>
          <w:numId w:val="1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Setup an appropriate Default Gateway for the switch</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7, Step 1</w:t>
      </w:r>
    </w:p>
    <w:p>
      <w:pPr>
        <w:pStyle w:val="List Paragraph"/>
        <w:numPr>
          <w:ilvl w:val="0"/>
          <w:numId w:val="1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Ensure reachability between the Switch</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SVI and the PC</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7, Step 3</w:t>
      </w:r>
    </w:p>
    <w:p>
      <w:pPr>
        <w:pStyle w:val="List Paragraph"/>
        <w:numPr>
          <w:ilvl w:val="0"/>
          <w:numId w:val="116"/>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Configure the switch to support remote access via SSH</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Step 1 below</w:t>
      </w:r>
    </w:p>
    <w:p>
      <w:pPr>
        <w:pStyle w:val="List Paragraph"/>
        <w:numPr>
          <w:ilvl w:val="0"/>
          <w:numId w:val="116"/>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Test SSH</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Step 2 below</w:t>
      </w:r>
    </w:p>
    <w:p>
      <w:pPr>
        <w:pStyle w:val="List Paragraph"/>
        <w:numPr>
          <w:ilvl w:val="0"/>
          <w:numId w:val="1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All clear text passwords should be automatically encrypted</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4, Step 3</w:t>
      </w:r>
    </w:p>
    <w:p>
      <w:pPr>
        <w:pStyle w:val="List Paragraph"/>
        <w:numPr>
          <w:ilvl w:val="0"/>
          <w:numId w:val="1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Block for 1 minute after 2 wrong login attempts within 1 minute</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7, Step 2</w:t>
      </w:r>
    </w:p>
    <w:p>
      <w:pPr>
        <w:pStyle w:val="List Paragraph"/>
        <w:numPr>
          <w:ilvl w:val="0"/>
          <w:numId w:val="1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Test the login block</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Step 3 below</w:t>
      </w:r>
    </w:p>
    <w:p>
      <w:pPr>
        <w:pStyle w:val="List Paragraph"/>
        <w:numPr>
          <w:ilvl w:val="0"/>
          <w:numId w:val="11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Save the configuration</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4, Step 5</w:t>
      </w:r>
    </w:p>
    <w:p>
      <w:pPr>
        <w:pStyle w:val="List Paragraph"/>
        <w:tabs>
          <w:tab w:val="left" w:pos="709"/>
        </w:tabs>
        <w:rPr>
          <w:outline w:val="0"/>
          <w:color w:val="262626"/>
          <w:sz w:val="22"/>
          <w:szCs w:val="22"/>
          <w:u w:color="262626"/>
          <w14:textFill>
            <w14:solidFill>
              <w14:srgbClr w14:val="262626"/>
            </w14:solidFill>
          </w14:textFill>
        </w:rPr>
      </w:pPr>
    </w:p>
    <w:p>
      <w:pPr>
        <w:pStyle w:val="List Paragraph"/>
        <w:tabs>
          <w:tab w:val="left" w:pos="709"/>
        </w:tabs>
        <w:rPr>
          <w:outline w:val="0"/>
          <w:color w:val="262626"/>
          <w:sz w:val="2"/>
          <w:szCs w:val="2"/>
          <w:u w:color="262626"/>
          <w14:textFill>
            <w14:solidFill>
              <w14:srgbClr w14:val="262626"/>
            </w14:solidFill>
          </w14:textFill>
        </w:rPr>
      </w:pP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Reset the devices to default configuration after completing the lab:</w:t>
      </w:r>
    </w:p>
    <w:p>
      <w:pPr>
        <w:pStyle w:val="List Paragraph"/>
        <w:numPr>
          <w:ilvl w:val="0"/>
          <w:numId w:val="118"/>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Reset the Router and Switch configurations to default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4, Step 6</w:t>
      </w:r>
    </w:p>
    <w:p>
      <w:pPr>
        <w:pStyle w:val="List Paragraph"/>
        <w:numPr>
          <w:ilvl w:val="0"/>
          <w:numId w:val="118"/>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Reset the LAN Adapter on the PC to Dynamic Addressing</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2</w:t>
      </w:r>
    </w:p>
    <w:p>
      <w:pPr>
        <w:pStyle w:val="List Paragraph"/>
        <w:numPr>
          <w:ilvl w:val="0"/>
          <w:numId w:val="118"/>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Re-connect the White Ethernet cable to the PC</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2</w:t>
      </w:r>
    </w:p>
    <w:p>
      <w:pPr>
        <w:pStyle w:val="Body"/>
        <w:tabs>
          <w:tab w:val="left" w:pos="709"/>
        </w:tabs>
        <w:rPr>
          <w:sz w:val="22"/>
          <w:szCs w:val="22"/>
        </w:rPr>
      </w:pPr>
    </w:p>
    <w:p>
      <w:pPr>
        <w:pStyle w:val="Heading 2"/>
      </w:pPr>
      <w:bookmarkStart w:name="_Toc67" w:id="75"/>
      <w:r>
        <w:rPr>
          <w:rFonts w:cs="Arial Unicode MS" w:eastAsia="Arial Unicode MS"/>
          <w:rtl w:val="0"/>
          <w:lang w:val="en-US"/>
        </w:rPr>
        <w:t>Step 1: SSH configuration</w:t>
      </w:r>
      <w:bookmarkEnd w:id="75"/>
    </w:p>
    <w:p>
      <w:pPr>
        <w:pStyle w:val="Body"/>
        <w:tabs>
          <w:tab w:val="left" w:pos="709"/>
        </w:tabs>
        <w:spacing w:line="240" w:lineRule="auto"/>
        <w:rPr>
          <w:sz w:val="2"/>
          <w:szCs w:val="2"/>
        </w:rPr>
      </w:pPr>
      <w:r>
        <w:rPr>
          <w:outline w:val="0"/>
          <w:color w:val="262626"/>
          <w:sz w:val="22"/>
          <w:szCs w:val="22"/>
          <w:u w:color="262626"/>
          <w:rtl w:val="0"/>
          <w:lang w:val="en-US"/>
          <w14:textFill>
            <w14:solidFill>
              <w14:srgbClr w14:val="262626"/>
            </w14:solidFill>
          </w14:textFill>
        </w:rPr>
        <w:t>Telnet was designed to work within a private network and not across a public network where threats can appear. All the Telnet session data, including passwords is clear text. This is a major security issue and the developers of SSH used encryptions to make it harder for other people to sniff the password and other relevant session data.</w:t>
      </w:r>
      <w:r>
        <w:rPr>
          <w:rFonts w:ascii="Georgia" w:cs="Georgia" w:hAnsi="Georgia" w:eastAsia="Georgia"/>
          <w:outline w:val="0"/>
          <w:color w:val="000000"/>
          <w:sz w:val="32"/>
          <w:szCs w:val="32"/>
          <w:u w:color="000000"/>
          <w14:textFill>
            <w14:solidFill>
              <w14:srgbClr w14:val="000000"/>
            </w14:solidFill>
          </w14:textFill>
        </w:rPr>
        <w:br w:type="textWrapping"/>
      </w:r>
    </w:p>
    <w:p>
      <w:pPr>
        <w:pStyle w:val="List Paragraph"/>
        <w:numPr>
          <w:ilvl w:val="0"/>
          <w:numId w:val="120"/>
        </w:numPr>
        <w:bidi w:val="0"/>
        <w:ind w:right="0"/>
        <w:jc w:val="left"/>
        <w:rPr>
          <w:b w:val="1"/>
          <w:bCs w:val="1"/>
          <w:sz w:val="22"/>
          <w:szCs w:val="22"/>
          <w:rtl w:val="0"/>
          <w:lang w:val="en-US"/>
        </w:rPr>
      </w:pPr>
      <w:r>
        <w:rPr>
          <w:b w:val="1"/>
          <w:bCs w:val="1"/>
          <w:sz w:val="22"/>
          <w:szCs w:val="22"/>
          <w:rtl w:val="0"/>
          <w:lang w:val="en-US"/>
        </w:rPr>
        <w:t>SSH uses a key for data encryption</w:t>
      </w:r>
    </w:p>
    <w:p>
      <w:pPr>
        <w:pStyle w:val="List Paragraph"/>
        <w:tabs>
          <w:tab w:val="left" w:pos="709"/>
        </w:tabs>
        <w:rPr>
          <w:b w:val="1"/>
          <w:bCs w:val="1"/>
          <w:sz w:val="2"/>
          <w:szCs w:val="2"/>
        </w:rPr>
      </w:pPr>
    </w:p>
    <w:p>
      <w:pPr>
        <w:pStyle w:val="List Paragraph"/>
        <w:numPr>
          <w:ilvl w:val="0"/>
          <w:numId w:val="122"/>
        </w:numPr>
        <w:bidi w:val="0"/>
        <w:ind w:right="0"/>
        <w:jc w:val="left"/>
        <w:rPr>
          <w:b w:val="1"/>
          <w:bCs w:val="1"/>
          <w:sz w:val="22"/>
          <w:szCs w:val="22"/>
          <w:rtl w:val="0"/>
          <w:lang w:val="en-US"/>
        </w:rPr>
      </w:pPr>
      <w:r>
        <w:rPr>
          <w:b w:val="0"/>
          <w:bCs w:val="0"/>
          <w:sz w:val="22"/>
          <w:szCs w:val="22"/>
          <w:rtl w:val="0"/>
          <w:lang w:val="en-US"/>
        </w:rPr>
        <w:t>Hostname is necessary for the key to be generated</w:t>
      </w:r>
    </w:p>
    <w:p>
      <w:pPr>
        <w:pStyle w:val="List Paragraph"/>
        <w:tabs>
          <w:tab w:val="left" w:pos="709"/>
        </w:tabs>
        <w:ind w:left="1440" w:firstLine="0"/>
        <w:rPr>
          <w:b w:val="1"/>
          <w:bCs w:val="1"/>
          <w:sz w:val="16"/>
          <w:szCs w:val="16"/>
        </w:rPr>
      </w:pPr>
      <w:r>
        <w:rPr>
          <w:b w:val="1"/>
          <w:bCs w:val="1"/>
          <w:sz w:val="16"/>
          <w:szCs w:val="16"/>
          <w:rtl w:val="0"/>
          <w:lang w:val="en-US"/>
        </w:rPr>
        <w:t xml:space="preserve"> </w:t>
      </w:r>
    </w:p>
    <w:p>
      <w:pPr>
        <w:pStyle w:val="List Paragraph"/>
        <w:numPr>
          <w:ilvl w:val="0"/>
          <w:numId w:val="122"/>
        </w:numPr>
        <w:bidi w:val="0"/>
        <w:ind w:right="0"/>
        <w:jc w:val="left"/>
        <w:rPr>
          <w:b w:val="1"/>
          <w:bCs w:val="1"/>
          <w:sz w:val="22"/>
          <w:szCs w:val="22"/>
          <w:rtl w:val="0"/>
          <w:lang w:val="en-US"/>
        </w:rPr>
      </w:pPr>
      <w:r>
        <w:rPr>
          <w:b w:val="0"/>
          <w:bCs w:val="0"/>
          <w:sz w:val="22"/>
          <w:szCs w:val="22"/>
          <w:rtl w:val="0"/>
          <w:lang w:val="en-US"/>
        </w:rPr>
        <w:t xml:space="preserve">Domain name is also mandatory for the key to be generated.                                                                Command used to specify a domain name:                                                                                                                                    </w:t>
      </w:r>
    </w:p>
    <w:p>
      <w:pPr>
        <w:pStyle w:val="List Paragraph"/>
        <w:tabs>
          <w:tab w:val="left" w:pos="709"/>
        </w:tabs>
        <w:ind w:left="1440" w:firstLine="0"/>
        <w:rPr>
          <w:b w:val="1"/>
          <w:bCs w:val="1"/>
          <w:sz w:val="22"/>
          <w:szCs w:val="22"/>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 xml:space="preserve">ip domain name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domain name in use</w:t>
      </w:r>
      <w:r>
        <w:rPr>
          <w:b w:val="1"/>
          <w:bCs w:val="1"/>
          <w:sz w:val="22"/>
          <w:szCs w:val="22"/>
          <w:rtl w:val="0"/>
          <w:lang w:val="en-US"/>
        </w:rPr>
        <w:t xml:space="preserve">&gt; </w:t>
      </w:r>
    </w:p>
    <w:p>
      <w:pPr>
        <w:pStyle w:val="List Paragraph"/>
        <w:tabs>
          <w:tab w:val="left" w:pos="709"/>
        </w:tabs>
        <w:ind w:left="1440" w:firstLine="0"/>
        <w:rPr>
          <w:b w:val="1"/>
          <w:bCs w:val="1"/>
          <w:sz w:val="16"/>
          <w:szCs w:val="16"/>
        </w:rPr>
      </w:pPr>
    </w:p>
    <w:p>
      <w:pPr>
        <w:pStyle w:val="List Paragraph"/>
        <w:numPr>
          <w:ilvl w:val="0"/>
          <w:numId w:val="122"/>
        </w:numPr>
        <w:bidi w:val="0"/>
        <w:ind w:right="0"/>
        <w:jc w:val="left"/>
        <w:rPr>
          <w:sz w:val="22"/>
          <w:szCs w:val="22"/>
          <w:rtl w:val="0"/>
          <w:lang w:val="en-US"/>
        </w:rPr>
      </w:pPr>
      <w:r>
        <w:rPr>
          <w:sz w:val="22"/>
          <w:szCs w:val="22"/>
          <w:rtl w:val="0"/>
          <w:lang w:val="en-US"/>
        </w:rPr>
        <w:t>Command used to create the key:</w:t>
      </w:r>
    </w:p>
    <w:p>
      <w:pPr>
        <w:pStyle w:val="List Paragraph"/>
        <w:tabs>
          <w:tab w:val="left" w:pos="709"/>
        </w:tabs>
        <w:ind w:left="1440" w:firstLine="0"/>
        <w:rPr>
          <w:b w:val="1"/>
          <w:bCs w:val="1"/>
          <w:outline w:val="0"/>
          <w:color w:val="0070c0"/>
          <w:sz w:val="22"/>
          <w:szCs w:val="22"/>
          <w:u w:color="0070c0"/>
          <w14:textFill>
            <w14:solidFill>
              <w14:srgbClr w14:val="0070C0"/>
            </w14:solidFill>
          </w14:textFill>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crypto key generate rsa</w:t>
      </w:r>
    </w:p>
    <w:p>
      <w:pPr>
        <w:pStyle w:val="Body"/>
        <w:tabs>
          <w:tab w:val="left" w:pos="709"/>
        </w:tabs>
        <w:rPr>
          <w:b w:val="1"/>
          <w:bCs w:val="1"/>
          <w:outline w:val="0"/>
          <w:color w:val="0070c0"/>
          <w:sz w:val="22"/>
          <w:szCs w:val="22"/>
          <w:u w:color="0070c0"/>
          <w14:textFill>
            <w14:solidFill>
              <w14:srgbClr w14:val="0070C0"/>
            </w14:solidFill>
          </w14:textFill>
        </w:rPr>
      </w:pPr>
      <w:r>
        <w:drawing xmlns:a="http://schemas.openxmlformats.org/drawingml/2006/main">
          <wp:inline distT="0" distB="0" distL="0" distR="0">
            <wp:extent cx="5798819" cy="1158726"/>
            <wp:effectExtent l="0" t="0" r="0" b="0"/>
            <wp:docPr id="1073741870" name="officeArt object" descr="Picture 4"/>
            <wp:cNvGraphicFramePr/>
            <a:graphic xmlns:a="http://schemas.openxmlformats.org/drawingml/2006/main">
              <a:graphicData uri="http://schemas.openxmlformats.org/drawingml/2006/picture">
                <pic:pic xmlns:pic="http://schemas.openxmlformats.org/drawingml/2006/picture">
                  <pic:nvPicPr>
                    <pic:cNvPr id="1073741870" name="Picture 4" descr="Picture 4"/>
                    <pic:cNvPicPr>
                      <a:picLocks noChangeAspect="1"/>
                    </pic:cNvPicPr>
                  </pic:nvPicPr>
                  <pic:blipFill>
                    <a:blip r:embed="rId31">
                      <a:extLst/>
                    </a:blip>
                    <a:stretch>
                      <a:fillRect/>
                    </a:stretch>
                  </pic:blipFill>
                  <pic:spPr>
                    <a:xfrm>
                      <a:off x="0" y="0"/>
                      <a:ext cx="5798819" cy="1158726"/>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List Paragraph"/>
        <w:numPr>
          <w:ilvl w:val="0"/>
          <w:numId w:val="122"/>
        </w:numPr>
        <w:bidi w:val="0"/>
        <w:ind w:right="0"/>
        <w:jc w:val="left"/>
        <w:rPr>
          <w:sz w:val="22"/>
          <w:szCs w:val="22"/>
          <w:rtl w:val="0"/>
          <w:lang w:val="en-US"/>
        </w:rPr>
      </w:pPr>
      <w:r>
        <w:rPr>
          <w:outline w:val="0"/>
          <w:color w:val="000000"/>
          <w:sz w:val="22"/>
          <w:szCs w:val="22"/>
          <w:u w:color="000000"/>
          <w:rtl w:val="0"/>
          <w:lang w:val="en-US"/>
          <w14:textFill>
            <w14:solidFill>
              <w14:srgbClr w14:val="000000"/>
            </w14:solidFill>
          </w14:textFill>
        </w:rPr>
        <w:t>Modulus specifies the number of bits used to create the key. 512 is default.</w:t>
      </w:r>
    </w:p>
    <w:p>
      <w:pPr>
        <w:pStyle w:val="List Paragraph"/>
        <w:tabs>
          <w:tab w:val="left" w:pos="709"/>
        </w:tabs>
        <w:ind w:left="1440" w:firstLine="0"/>
        <w:rPr>
          <w:outline w:val="0"/>
          <w:color w:val="000000"/>
          <w:sz w:val="22"/>
          <w:szCs w:val="22"/>
          <w:u w:color="000000"/>
          <w14:textFill>
            <w14:solidFill>
              <w14:srgbClr w14:val="000000"/>
            </w14:solidFill>
          </w14:textFill>
        </w:rPr>
      </w:pPr>
      <w:r>
        <w:rPr>
          <w:outline w:val="0"/>
          <w:color w:val="000000"/>
          <w:sz w:val="22"/>
          <w:szCs w:val="22"/>
          <w:u w:color="000000"/>
          <w:rtl w:val="0"/>
          <w:lang w:val="en-US"/>
          <w14:textFill>
            <w14:solidFill>
              <w14:srgbClr w14:val="000000"/>
            </w14:solidFill>
          </w14:textFill>
        </w:rPr>
        <w:t>Higher the Modulus, stronger is the key.</w:t>
      </w:r>
    </w:p>
    <w:p>
      <w:pPr>
        <w:pStyle w:val="List Paragraph"/>
        <w:numPr>
          <w:ilvl w:val="0"/>
          <w:numId w:val="120"/>
        </w:numPr>
        <w:bidi w:val="0"/>
        <w:ind w:right="0"/>
        <w:jc w:val="left"/>
        <w:rPr>
          <w:b w:val="1"/>
          <w:bCs w:val="1"/>
          <w:sz w:val="22"/>
          <w:szCs w:val="22"/>
          <w:rtl w:val="0"/>
          <w:lang w:val="en-US"/>
        </w:rPr>
      </w:pPr>
      <w:r>
        <w:rPr>
          <w:b w:val="1"/>
          <w:bCs w:val="1"/>
          <w:sz w:val="22"/>
          <w:szCs w:val="22"/>
          <w:rtl w:val="0"/>
          <w:lang w:val="en-US"/>
        </w:rPr>
        <w:t xml:space="preserve">Create a local database of usernames and passwords for authentication </w:t>
      </w:r>
    </w:p>
    <w:p>
      <w:pPr>
        <w:pStyle w:val="List Paragraph"/>
        <w:tabs>
          <w:tab w:val="left" w:pos="709"/>
        </w:tabs>
        <w:spacing w:line="240" w:lineRule="auto"/>
        <w:rPr>
          <w:b w:val="1"/>
          <w:bCs w:val="1"/>
          <w:sz w:val="10"/>
          <w:szCs w:val="10"/>
        </w:rPr>
      </w:pPr>
    </w:p>
    <w:p>
      <w:pPr>
        <w:pStyle w:val="List Paragraph"/>
        <w:tabs>
          <w:tab w:val="left" w:pos="709"/>
        </w:tabs>
        <w:rPr>
          <w:sz w:val="22"/>
          <w:szCs w:val="22"/>
        </w:rPr>
      </w:pPr>
      <w:r>
        <w:rPr>
          <w:sz w:val="22"/>
          <w:szCs w:val="22"/>
          <w:rtl w:val="0"/>
          <w:lang w:val="en-US"/>
        </w:rPr>
        <w:t>Command used to create a username and password:</w:t>
      </w:r>
    </w:p>
    <w:p>
      <w:pPr>
        <w:pStyle w:val="List Paragraph"/>
        <w:tabs>
          <w:tab w:val="left" w:pos="709"/>
        </w:tabs>
        <w:rPr>
          <w:b w:val="1"/>
          <w:bCs w:val="1"/>
          <w:sz w:val="22"/>
          <w:szCs w:val="22"/>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 xml:space="preserve">username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username to be used</w:t>
      </w:r>
      <w:r>
        <w:rPr>
          <w:b w:val="1"/>
          <w:bCs w:val="1"/>
          <w:sz w:val="22"/>
          <w:szCs w:val="22"/>
          <w:rtl w:val="0"/>
          <w:lang w:val="en-US"/>
        </w:rPr>
        <w:t xml:space="preserve">&gt; </w:t>
      </w:r>
      <w:r>
        <w:rPr>
          <w:b w:val="1"/>
          <w:bCs w:val="1"/>
          <w:outline w:val="0"/>
          <w:color w:val="0070c0"/>
          <w:sz w:val="22"/>
          <w:szCs w:val="22"/>
          <w:u w:color="0070c0"/>
          <w:rtl w:val="0"/>
          <w:lang w:val="en-US"/>
          <w14:textFill>
            <w14:solidFill>
              <w14:srgbClr w14:val="0070C0"/>
            </w14:solidFill>
          </w14:textFill>
        </w:rPr>
        <w:t xml:space="preserve">privilege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0-15</w:t>
      </w:r>
      <w:r>
        <w:rPr>
          <w:b w:val="1"/>
          <w:bCs w:val="1"/>
          <w:sz w:val="22"/>
          <w:szCs w:val="22"/>
          <w:rtl w:val="0"/>
          <w:lang w:val="en-US"/>
        </w:rPr>
        <w:t xml:space="preserve">&gt; </w:t>
      </w:r>
      <w:r>
        <w:rPr>
          <w:b w:val="1"/>
          <w:bCs w:val="1"/>
          <w:outline w:val="0"/>
          <w:color w:val="0070c0"/>
          <w:sz w:val="22"/>
          <w:szCs w:val="22"/>
          <w:u w:color="0070c0"/>
          <w:rtl w:val="0"/>
          <w:lang w:val="en-US"/>
          <w14:textFill>
            <w14:solidFill>
              <w14:srgbClr w14:val="0070C0"/>
            </w14:solidFill>
          </w14:textFill>
        </w:rPr>
        <w:t>password</w:t>
      </w:r>
      <w:r>
        <w:rPr>
          <w:b w:val="1"/>
          <w:bCs w:val="1"/>
          <w:sz w:val="22"/>
          <w:szCs w:val="22"/>
          <w:rtl w:val="0"/>
          <w:lang w:val="en-US"/>
        </w:rPr>
        <w:t>|</w:t>
      </w:r>
      <w:r>
        <w:rPr>
          <w:b w:val="1"/>
          <w:bCs w:val="1"/>
          <w:outline w:val="0"/>
          <w:color w:val="0070c0"/>
          <w:sz w:val="22"/>
          <w:szCs w:val="22"/>
          <w:u w:color="0070c0"/>
          <w:rtl w:val="0"/>
          <w:lang w:val="en-US"/>
          <w14:textFill>
            <w14:solidFill>
              <w14:srgbClr w14:val="0070C0"/>
            </w14:solidFill>
          </w14:textFill>
        </w:rPr>
        <w:t xml:space="preserve">secret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password</w:t>
      </w:r>
      <w:r>
        <w:rPr>
          <w:b w:val="1"/>
          <w:bCs w:val="1"/>
          <w:sz w:val="22"/>
          <w:szCs w:val="22"/>
          <w:rtl w:val="0"/>
          <w:lang w:val="en-US"/>
        </w:rPr>
        <w:t>&gt;</w:t>
      </w:r>
    </w:p>
    <w:p>
      <w:pPr>
        <w:pStyle w:val="List Paragraph"/>
        <w:tabs>
          <w:tab w:val="left" w:pos="709"/>
        </w:tabs>
        <w:rPr>
          <w:b w:val="1"/>
          <w:bCs w:val="1"/>
          <w:sz w:val="22"/>
          <w:szCs w:val="22"/>
        </w:rPr>
      </w:pPr>
    </w:p>
    <w:p>
      <w:pPr>
        <w:pStyle w:val="List Paragraph"/>
        <w:numPr>
          <w:ilvl w:val="0"/>
          <w:numId w:val="124"/>
        </w:numPr>
        <w:bidi w:val="0"/>
        <w:ind w:right="0"/>
        <w:jc w:val="left"/>
        <w:rPr>
          <w:sz w:val="22"/>
          <w:szCs w:val="22"/>
          <w:rtl w:val="0"/>
          <w:lang w:val="en-US"/>
        </w:rPr>
      </w:pPr>
      <w:r>
        <w:rPr>
          <w:sz w:val="22"/>
          <w:szCs w:val="22"/>
          <w:rtl w:val="0"/>
          <w:lang w:val="en-US"/>
        </w:rPr>
        <w:t>Use of Privilege is optional</w:t>
      </w:r>
    </w:p>
    <w:p>
      <w:pPr>
        <w:pStyle w:val="List Paragraph"/>
        <w:tabs>
          <w:tab w:val="left" w:pos="709"/>
        </w:tabs>
        <w:rPr>
          <w:sz w:val="2"/>
          <w:szCs w:val="2"/>
        </w:rPr>
      </w:pPr>
    </w:p>
    <w:p>
      <w:pPr>
        <w:pStyle w:val="List Paragraph"/>
        <w:tabs>
          <w:tab w:val="left" w:pos="709"/>
        </w:tabs>
        <w:ind w:left="1440" w:firstLine="0"/>
        <w:rPr>
          <w:sz w:val="22"/>
          <w:szCs w:val="22"/>
        </w:rPr>
      </w:pPr>
      <w:r>
        <w:rPr>
          <w:sz w:val="22"/>
          <w:szCs w:val="22"/>
          <w:rtl w:val="0"/>
          <w:lang w:val="en-US"/>
        </w:rPr>
        <w:t>Privilege level 0   -  includes the disable, enable, exit, help, and logout commands</w:t>
      </w:r>
      <w:r>
        <w:rPr>
          <w:sz w:val="22"/>
          <w:szCs w:val="22"/>
        </w:rPr>
        <w:br w:type="textWrapping"/>
      </w:r>
      <w:r>
        <w:rPr>
          <w:sz w:val="22"/>
          <w:szCs w:val="22"/>
          <w:rtl w:val="0"/>
          <w:lang w:val="en-US"/>
        </w:rPr>
        <w:t>Privilege level 1   -  includes all user-level commands at the user-exec prompt (default)</w:t>
      </w:r>
      <w:r>
        <w:rPr>
          <w:sz w:val="22"/>
          <w:szCs w:val="22"/>
        </w:rPr>
        <w:br w:type="textWrapping"/>
      </w:r>
      <w:r>
        <w:rPr>
          <w:sz w:val="22"/>
          <w:szCs w:val="22"/>
          <w:rtl w:val="0"/>
          <w:lang w:val="en-US"/>
        </w:rPr>
        <w:t>Privilege level 15 -  includes all enable-level commands at the privileged-exec prompt</w:t>
      </w:r>
    </w:p>
    <w:p>
      <w:pPr>
        <w:pStyle w:val="List Paragraph"/>
        <w:tabs>
          <w:tab w:val="left" w:pos="709"/>
        </w:tabs>
        <w:rPr>
          <w:sz w:val="22"/>
          <w:szCs w:val="22"/>
        </w:rPr>
      </w:pPr>
    </w:p>
    <w:p>
      <w:pPr>
        <w:pStyle w:val="List Paragraph"/>
        <w:numPr>
          <w:ilvl w:val="0"/>
          <w:numId w:val="124"/>
        </w:numPr>
        <w:bidi w:val="0"/>
        <w:ind w:right="0"/>
        <w:jc w:val="left"/>
        <w:rPr>
          <w:sz w:val="22"/>
          <w:szCs w:val="22"/>
          <w:rtl w:val="0"/>
          <w:lang w:val="en-US"/>
        </w:rPr>
      </w:pPr>
      <w:r>
        <w:rPr>
          <w:sz w:val="22"/>
          <w:szCs w:val="22"/>
          <w:rtl w:val="0"/>
          <w:lang w:val="en-US"/>
        </w:rPr>
        <w:t>Password is clear text, Secret is encrypted</w:t>
      </w:r>
    </w:p>
    <w:p>
      <w:pPr>
        <w:pStyle w:val="List Paragraph"/>
        <w:tabs>
          <w:tab w:val="left" w:pos="709"/>
        </w:tabs>
        <w:ind w:left="1440" w:firstLine="0"/>
        <w:rPr>
          <w:sz w:val="22"/>
          <w:szCs w:val="22"/>
        </w:rPr>
      </w:pPr>
    </w:p>
    <w:p>
      <w:pPr>
        <w:pStyle w:val="List Paragraph"/>
        <w:tabs>
          <w:tab w:val="left" w:pos="709"/>
        </w:tabs>
        <w:ind w:left="1440" w:firstLine="0"/>
        <w:rPr>
          <w:sz w:val="22"/>
          <w:szCs w:val="22"/>
        </w:rPr>
      </w:pPr>
    </w:p>
    <w:p>
      <w:pPr>
        <w:pStyle w:val="List Paragraph"/>
        <w:numPr>
          <w:ilvl w:val="0"/>
          <w:numId w:val="126"/>
        </w:numPr>
        <w:bidi w:val="0"/>
        <w:ind w:right="0"/>
        <w:jc w:val="left"/>
        <w:rPr>
          <w:b w:val="1"/>
          <w:bCs w:val="1"/>
          <w:sz w:val="22"/>
          <w:szCs w:val="22"/>
          <w:rtl w:val="0"/>
          <w:lang w:val="en-US"/>
        </w:rPr>
      </w:pPr>
      <w:r>
        <w:rPr>
          <w:b w:val="1"/>
          <w:bCs w:val="1"/>
          <w:sz w:val="22"/>
          <w:szCs w:val="22"/>
          <w:rtl w:val="0"/>
          <w:lang w:val="en-US"/>
        </w:rPr>
        <w:t>Configure the VTY lines</w:t>
      </w:r>
    </w:p>
    <w:p>
      <w:pPr>
        <w:pStyle w:val="List Paragraph"/>
        <w:tabs>
          <w:tab w:val="left" w:pos="709"/>
        </w:tabs>
        <w:rPr>
          <w:b w:val="1"/>
          <w:bCs w:val="1"/>
          <w:sz w:val="10"/>
          <w:szCs w:val="10"/>
        </w:rPr>
      </w:pPr>
    </w:p>
    <w:p>
      <w:pPr>
        <w:pStyle w:val="List Paragraph"/>
        <w:numPr>
          <w:ilvl w:val="0"/>
          <w:numId w:val="124"/>
        </w:numPr>
        <w:bidi w:val="0"/>
        <w:spacing w:after="0" w:line="240" w:lineRule="auto"/>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Enter the VTY line mode:</w:t>
      </w:r>
    </w:p>
    <w:p>
      <w:pPr>
        <w:pStyle w:val="List Paragraph"/>
        <w:tabs>
          <w:tab w:val="left" w:pos="709"/>
        </w:tabs>
        <w:spacing w:after="0" w:line="240" w:lineRule="auto"/>
        <w:rPr>
          <w:outline w:val="0"/>
          <w:color w:val="262626"/>
          <w:sz w:val="22"/>
          <w:szCs w:val="22"/>
          <w:u w:color="262626"/>
          <w14:textFill>
            <w14:solidFill>
              <w14:srgbClr w14:val="262626"/>
            </w14:solidFill>
          </w14:textFill>
        </w:rPr>
      </w:pPr>
      <w:r>
        <w:rPr>
          <w:b w:val="1"/>
          <w:bCs w:val="1"/>
          <w:outline w:val="0"/>
          <w:color w:val="262626"/>
          <w:sz w:val="22"/>
          <w:szCs w:val="22"/>
          <w:u w:color="262626"/>
          <w:rtl w:val="0"/>
          <w14:textFill>
            <w14:solidFill>
              <w14:srgbClr w14:val="262626"/>
            </w14:solidFill>
          </w14:textFill>
        </w:rPr>
        <w:tab/>
        <w:t xml:space="preserve">(config)# </w:t>
      </w:r>
      <w:r>
        <w:rPr>
          <w:b w:val="1"/>
          <w:bCs w:val="1"/>
          <w:outline w:val="0"/>
          <w:color w:val="0070c0"/>
          <w:sz w:val="22"/>
          <w:szCs w:val="22"/>
          <w:u w:color="0070c0"/>
          <w:rtl w:val="0"/>
          <w:lang w:val="en-US"/>
          <w14:textFill>
            <w14:solidFill>
              <w14:srgbClr w14:val="0070C0"/>
            </w14:solidFill>
          </w14:textFill>
        </w:rPr>
        <w:t xml:space="preserve">line vty </w:t>
      </w:r>
      <w:r>
        <w:rPr>
          <w:b w:val="1"/>
          <w:bCs w:val="1"/>
          <w:outline w:val="0"/>
          <w:color w:val="262626"/>
          <w:sz w:val="22"/>
          <w:szCs w:val="22"/>
          <w:u w:color="262626"/>
          <w:rtl w:val="0"/>
          <w:lang w:val="en-US"/>
          <w14:textFill>
            <w14:solidFill>
              <w14:srgbClr w14:val="262626"/>
            </w14:solidFill>
          </w14:textFill>
        </w:rPr>
        <w:t>&lt;</w:t>
      </w:r>
      <w:r>
        <w:rPr>
          <w:b w:val="1"/>
          <w:bCs w:val="1"/>
          <w:outline w:val="0"/>
          <w:color w:val="ff0000"/>
          <w:sz w:val="22"/>
          <w:szCs w:val="22"/>
          <w:u w:color="ff0000"/>
          <w:rtl w:val="0"/>
          <w:lang w:val="en-US"/>
          <w14:textFill>
            <w14:solidFill>
              <w14:srgbClr w14:val="FF0000"/>
            </w14:solidFill>
          </w14:textFill>
        </w:rPr>
        <w:t>first line number</w:t>
      </w:r>
      <w:r>
        <w:rPr>
          <w:b w:val="1"/>
          <w:bCs w:val="1"/>
          <w:outline w:val="0"/>
          <w:color w:val="262626"/>
          <w:sz w:val="22"/>
          <w:szCs w:val="22"/>
          <w:u w:color="262626"/>
          <w:rtl w:val="0"/>
          <w:lang w:val="en-US"/>
          <w14:textFill>
            <w14:solidFill>
              <w14:srgbClr w14:val="262626"/>
            </w14:solidFill>
          </w14:textFill>
        </w:rPr>
        <w:t>&gt; &lt;</w:t>
      </w:r>
      <w:r>
        <w:rPr>
          <w:b w:val="1"/>
          <w:bCs w:val="1"/>
          <w:outline w:val="0"/>
          <w:color w:val="ff0000"/>
          <w:sz w:val="22"/>
          <w:szCs w:val="22"/>
          <w:u w:color="ff0000"/>
          <w:rtl w:val="0"/>
          <w:lang w:val="en-US"/>
          <w14:textFill>
            <w14:solidFill>
              <w14:srgbClr w14:val="FF0000"/>
            </w14:solidFill>
          </w14:textFill>
        </w:rPr>
        <w:t>last line number</w:t>
      </w:r>
      <w:r>
        <w:rPr>
          <w:b w:val="1"/>
          <w:bCs w:val="1"/>
          <w:outline w:val="0"/>
          <w:color w:val="262626"/>
          <w:sz w:val="22"/>
          <w:szCs w:val="22"/>
          <w:u w:color="262626"/>
          <w:rtl w:val="0"/>
          <w:lang w:val="en-US"/>
          <w14:textFill>
            <w14:solidFill>
              <w14:srgbClr w14:val="262626"/>
            </w14:solidFill>
          </w14:textFill>
        </w:rPr>
        <w:t>&gt;</w:t>
      </w:r>
    </w:p>
    <w:p>
      <w:pPr>
        <w:pStyle w:val="List Paragraph"/>
        <w:tabs>
          <w:tab w:val="left" w:pos="709"/>
        </w:tabs>
        <w:rPr>
          <w:b w:val="1"/>
          <w:bCs w:val="1"/>
          <w:outline w:val="0"/>
          <w:color w:val="262626"/>
          <w:sz w:val="22"/>
          <w:szCs w:val="22"/>
          <w:u w:color="262626"/>
          <w14:textFill>
            <w14:solidFill>
              <w14:srgbClr w14:val="262626"/>
            </w14:solidFill>
          </w14:textFill>
        </w:rPr>
      </w:pPr>
    </w:p>
    <w:p>
      <w:pPr>
        <w:pStyle w:val="List Paragraph"/>
        <w:numPr>
          <w:ilvl w:val="0"/>
          <w:numId w:val="127"/>
        </w:numPr>
        <w:bidi w:val="0"/>
        <w:ind w:right="0"/>
        <w:jc w:val="left"/>
        <w:rPr>
          <w:b w:val="1"/>
          <w:bCs w:val="1"/>
          <w:sz w:val="22"/>
          <w:szCs w:val="22"/>
          <w:rtl w:val="0"/>
          <w:lang w:val="en-US"/>
        </w:rPr>
      </w:pPr>
      <w:r>
        <w:rPr>
          <w:b w:val="0"/>
          <w:bCs w:val="0"/>
          <w:sz w:val="22"/>
          <w:szCs w:val="22"/>
          <w:rtl w:val="0"/>
          <w:lang w:val="en-US"/>
        </w:rPr>
        <w:t>Set the device to use the local database for authentication:</w:t>
      </w:r>
    </w:p>
    <w:p>
      <w:pPr>
        <w:pStyle w:val="List Paragraph"/>
        <w:tabs>
          <w:tab w:val="left" w:pos="709"/>
        </w:tabs>
        <w:ind w:left="1440" w:firstLine="0"/>
        <w:rPr>
          <w:b w:val="1"/>
          <w:bCs w:val="1"/>
          <w:outline w:val="0"/>
          <w:color w:val="0070c0"/>
          <w:sz w:val="22"/>
          <w:szCs w:val="22"/>
          <w:u w:color="0070c0"/>
          <w14:textFill>
            <w14:solidFill>
              <w14:srgbClr w14:val="0070C0"/>
            </w14:solidFill>
          </w14:textFill>
        </w:rPr>
      </w:pPr>
      <w:r>
        <w:rPr>
          <w:b w:val="1"/>
          <w:bCs w:val="1"/>
          <w:outline w:val="0"/>
          <w:color w:val="262626"/>
          <w:sz w:val="22"/>
          <w:szCs w:val="22"/>
          <w:u w:color="262626"/>
          <w:rtl w:val="0"/>
          <w:lang w:val="en-US"/>
          <w14:textFill>
            <w14:solidFill>
              <w14:srgbClr w14:val="262626"/>
            </w14:solidFill>
          </w14:textFill>
        </w:rPr>
        <w:t xml:space="preserve">(config-line)# </w:t>
      </w:r>
      <w:r>
        <w:rPr>
          <w:b w:val="1"/>
          <w:bCs w:val="1"/>
          <w:outline w:val="0"/>
          <w:color w:val="0070c0"/>
          <w:sz w:val="22"/>
          <w:szCs w:val="22"/>
          <w:u w:color="0070c0"/>
          <w:rtl w:val="0"/>
          <w:lang w:val="en-US"/>
          <w14:textFill>
            <w14:solidFill>
              <w14:srgbClr w14:val="0070C0"/>
            </w14:solidFill>
          </w14:textFill>
        </w:rPr>
        <w:t>login local</w:t>
      </w:r>
    </w:p>
    <w:p>
      <w:pPr>
        <w:pStyle w:val="List Paragraph"/>
        <w:tabs>
          <w:tab w:val="left" w:pos="709"/>
        </w:tabs>
        <w:ind w:left="1440" w:firstLine="0"/>
        <w:rPr>
          <w:b w:val="1"/>
          <w:bCs w:val="1"/>
          <w:outline w:val="0"/>
          <w:color w:val="0070c0"/>
          <w:sz w:val="22"/>
          <w:szCs w:val="22"/>
          <w:u w:color="0070c0"/>
          <w14:textFill>
            <w14:solidFill>
              <w14:srgbClr w14:val="0070C0"/>
            </w14:solidFill>
          </w14:textFill>
        </w:rPr>
      </w:pPr>
    </w:p>
    <w:p>
      <w:pPr>
        <w:pStyle w:val="List Paragraph"/>
        <w:numPr>
          <w:ilvl w:val="0"/>
          <w:numId w:val="127"/>
        </w:numPr>
        <w:bidi w:val="0"/>
        <w:ind w:right="0"/>
        <w:jc w:val="left"/>
        <w:rPr>
          <w:b w:val="1"/>
          <w:bCs w:val="1"/>
          <w:sz w:val="22"/>
          <w:szCs w:val="22"/>
          <w:rtl w:val="0"/>
          <w:lang w:val="en-US"/>
        </w:rPr>
      </w:pPr>
      <w:r>
        <w:rPr>
          <w:b w:val="0"/>
          <w:bCs w:val="0"/>
          <w:sz w:val="22"/>
          <w:szCs w:val="22"/>
          <w:rtl w:val="0"/>
          <w:lang w:val="en-US"/>
        </w:rPr>
        <w:t>Specify the protocols to be allowed on the VTY lines:</w:t>
      </w:r>
    </w:p>
    <w:p>
      <w:pPr>
        <w:pStyle w:val="List Paragraph"/>
        <w:tabs>
          <w:tab w:val="left" w:pos="709"/>
        </w:tabs>
        <w:ind w:left="1440" w:firstLine="0"/>
        <w:rPr>
          <w:b w:val="1"/>
          <w:bCs w:val="1"/>
          <w:sz w:val="22"/>
          <w:szCs w:val="22"/>
        </w:rPr>
      </w:pPr>
      <w:r>
        <w:rPr>
          <w:b w:val="1"/>
          <w:bCs w:val="1"/>
          <w:sz w:val="22"/>
          <w:szCs w:val="22"/>
          <w:rtl w:val="0"/>
          <w:lang w:val="en-US"/>
        </w:rPr>
        <w:t xml:space="preserve">(config-line)# </w:t>
      </w:r>
      <w:r>
        <w:rPr>
          <w:b w:val="1"/>
          <w:bCs w:val="1"/>
          <w:outline w:val="0"/>
          <w:color w:val="0070c0"/>
          <w:sz w:val="22"/>
          <w:szCs w:val="22"/>
          <w:u w:color="0070c0"/>
          <w:rtl w:val="0"/>
          <w:lang w:val="en-US"/>
          <w14:textFill>
            <w14:solidFill>
              <w14:srgbClr w14:val="0070C0"/>
            </w14:solidFill>
          </w14:textFill>
        </w:rPr>
        <w:t xml:space="preserve">transport input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ssh</w:t>
      </w:r>
      <w:r>
        <w:rPr>
          <w:b w:val="1"/>
          <w:bCs w:val="1"/>
          <w:sz w:val="22"/>
          <w:szCs w:val="22"/>
          <w:rtl w:val="0"/>
          <w:lang w:val="en-US"/>
        </w:rPr>
        <w:t>|</w:t>
      </w:r>
      <w:r>
        <w:rPr>
          <w:b w:val="1"/>
          <w:bCs w:val="1"/>
          <w:outline w:val="0"/>
          <w:color w:val="ff0000"/>
          <w:sz w:val="22"/>
          <w:szCs w:val="22"/>
          <w:u w:color="ff0000"/>
          <w:rtl w:val="0"/>
          <w:lang w:val="en-US"/>
          <w14:textFill>
            <w14:solidFill>
              <w14:srgbClr w14:val="FF0000"/>
            </w14:solidFill>
          </w14:textFill>
        </w:rPr>
        <w:t>telnet</w:t>
      </w:r>
      <w:r>
        <w:rPr>
          <w:b w:val="1"/>
          <w:bCs w:val="1"/>
          <w:sz w:val="22"/>
          <w:szCs w:val="22"/>
          <w:rtl w:val="0"/>
          <w:lang w:val="en-US"/>
        </w:rPr>
        <w:t>|</w:t>
      </w:r>
      <w:r>
        <w:rPr>
          <w:b w:val="1"/>
          <w:bCs w:val="1"/>
          <w:outline w:val="0"/>
          <w:color w:val="ff0000"/>
          <w:sz w:val="22"/>
          <w:szCs w:val="22"/>
          <w:u w:color="ff0000"/>
          <w:rtl w:val="0"/>
          <w:lang w:val="en-US"/>
          <w14:textFill>
            <w14:solidFill>
              <w14:srgbClr w14:val="FF0000"/>
            </w14:solidFill>
          </w14:textFill>
        </w:rPr>
        <w:t>all</w:t>
      </w:r>
      <w:r>
        <w:rPr>
          <w:b w:val="1"/>
          <w:bCs w:val="1"/>
          <w:sz w:val="22"/>
          <w:szCs w:val="22"/>
          <w:rtl w:val="0"/>
          <w:lang w:val="en-US"/>
        </w:rPr>
        <w:t>&gt;</w:t>
      </w:r>
    </w:p>
    <w:p>
      <w:pPr>
        <w:pStyle w:val="Body"/>
        <w:tabs>
          <w:tab w:val="left" w:pos="709"/>
        </w:tabs>
        <w:rPr>
          <w:b w:val="1"/>
          <w:bCs w:val="1"/>
          <w:sz w:val="22"/>
          <w:szCs w:val="22"/>
        </w:rPr>
      </w:pPr>
    </w:p>
    <w:p>
      <w:pPr>
        <w:pStyle w:val="List Paragraph"/>
        <w:numPr>
          <w:ilvl w:val="0"/>
          <w:numId w:val="129"/>
        </w:numPr>
        <w:bidi w:val="0"/>
        <w:ind w:right="0"/>
        <w:jc w:val="left"/>
        <w:rPr>
          <w:b w:val="1"/>
          <w:bCs w:val="1"/>
          <w:sz w:val="22"/>
          <w:szCs w:val="22"/>
          <w:rtl w:val="0"/>
          <w:lang w:val="en-US"/>
        </w:rPr>
      </w:pPr>
      <w:r>
        <w:rPr>
          <w:b w:val="1"/>
          <w:bCs w:val="1"/>
          <w:sz w:val="22"/>
          <w:szCs w:val="22"/>
          <w:rtl w:val="0"/>
          <w:lang w:val="en-US"/>
        </w:rPr>
        <w:t>SSH versions</w:t>
      </w:r>
    </w:p>
    <w:p>
      <w:pPr>
        <w:pStyle w:val="List Paragraph"/>
        <w:tabs>
          <w:tab w:val="left" w:pos="709"/>
        </w:tabs>
        <w:rPr>
          <w:b w:val="1"/>
          <w:bCs w:val="1"/>
          <w:sz w:val="10"/>
          <w:szCs w:val="10"/>
        </w:rPr>
      </w:pPr>
    </w:p>
    <w:p>
      <w:pPr>
        <w:pStyle w:val="List Paragraph"/>
        <w:tabs>
          <w:tab w:val="left" w:pos="709"/>
        </w:tabs>
        <w:rPr>
          <w:sz w:val="22"/>
          <w:szCs w:val="22"/>
        </w:rPr>
      </w:pPr>
      <w:r>
        <w:rPr>
          <w:sz w:val="22"/>
          <w:szCs w:val="22"/>
          <w:rtl w:val="0"/>
          <w:lang w:val="en-US"/>
        </w:rPr>
        <w:t>Command used to configure the SSH version:</w:t>
      </w:r>
    </w:p>
    <w:p>
      <w:pPr>
        <w:pStyle w:val="List Paragraph"/>
        <w:tabs>
          <w:tab w:val="left" w:pos="709"/>
        </w:tabs>
        <w:rPr>
          <w:b w:val="1"/>
          <w:bCs w:val="1"/>
          <w:sz w:val="22"/>
          <w:szCs w:val="22"/>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 xml:space="preserve">ip ssh version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1 or 2</w:t>
      </w:r>
      <w:r>
        <w:rPr>
          <w:b w:val="1"/>
          <w:bCs w:val="1"/>
          <w:sz w:val="22"/>
          <w:szCs w:val="22"/>
          <w:rtl w:val="0"/>
          <w:lang w:val="en-US"/>
        </w:rPr>
        <w:t>&gt;</w:t>
      </w:r>
    </w:p>
    <w:p>
      <w:pPr>
        <w:pStyle w:val="List Paragraph"/>
        <w:tabs>
          <w:tab w:val="left" w:pos="709"/>
        </w:tabs>
        <w:rPr>
          <w:b w:val="1"/>
          <w:bCs w:val="1"/>
          <w:sz w:val="22"/>
          <w:szCs w:val="22"/>
        </w:rPr>
      </w:pPr>
    </w:p>
    <w:p>
      <w:pPr>
        <w:pStyle w:val="List Paragraph"/>
        <w:numPr>
          <w:ilvl w:val="0"/>
          <w:numId w:val="124"/>
        </w:numPr>
        <w:bidi w:val="0"/>
        <w:ind w:right="0"/>
        <w:jc w:val="left"/>
        <w:rPr>
          <w:sz w:val="22"/>
          <w:szCs w:val="22"/>
          <w:rtl w:val="0"/>
          <w:lang w:val="en-US"/>
        </w:rPr>
      </w:pPr>
      <w:r>
        <w:rPr>
          <w:sz w:val="22"/>
          <w:szCs w:val="22"/>
          <w:rtl w:val="0"/>
          <w:lang w:val="en-US"/>
        </w:rPr>
        <w:t xml:space="preserve">Cisco IOS supports two versions of SSH. </w:t>
      </w:r>
    </w:p>
    <w:p>
      <w:pPr>
        <w:pStyle w:val="List Paragraph"/>
        <w:tabs>
          <w:tab w:val="left" w:pos="709"/>
        </w:tabs>
        <w:ind w:left="1440" w:firstLine="0"/>
        <w:rPr>
          <w:sz w:val="22"/>
          <w:szCs w:val="22"/>
        </w:rPr>
      </w:pPr>
    </w:p>
    <w:p>
      <w:pPr>
        <w:pStyle w:val="List Paragraph"/>
        <w:numPr>
          <w:ilvl w:val="0"/>
          <w:numId w:val="124"/>
        </w:numPr>
        <w:bidi w:val="0"/>
        <w:ind w:right="0"/>
        <w:jc w:val="left"/>
        <w:rPr>
          <w:sz w:val="22"/>
          <w:szCs w:val="22"/>
          <w:rtl w:val="0"/>
          <w:lang w:val="en-US"/>
        </w:rPr>
      </w:pPr>
      <w:r>
        <w:rPr>
          <w:sz w:val="22"/>
          <w:szCs w:val="22"/>
          <w:rtl w:val="0"/>
          <w:lang w:val="en-US"/>
        </w:rPr>
        <w:t>Version1 is the default and less secure compared to version 2.</w:t>
      </w:r>
    </w:p>
    <w:p>
      <w:pPr>
        <w:pStyle w:val="Body"/>
        <w:tabs>
          <w:tab w:val="left" w:pos="709"/>
        </w:tabs>
        <w:rPr>
          <w:b w:val="1"/>
          <w:bCs w:val="1"/>
          <w:sz w:val="22"/>
          <w:szCs w:val="22"/>
        </w:rPr>
      </w:pPr>
    </w:p>
    <w:p>
      <w:pPr>
        <w:pStyle w:val="Heading 2"/>
      </w:pPr>
      <w:bookmarkStart w:name="_Toc68" w:id="76"/>
      <w:r>
        <w:rPr>
          <w:rFonts w:cs="Arial Unicode MS" w:eastAsia="Arial Unicode MS"/>
          <w:rtl w:val="0"/>
          <w:lang w:val="en-US"/>
        </w:rPr>
        <w:t>Step 2: Test SSH</w:t>
      </w:r>
      <w:bookmarkEnd w:id="76"/>
    </w:p>
    <w:p>
      <w:pPr>
        <w:pStyle w:val="Body"/>
        <w:tabs>
          <w:tab w:val="left" w:pos="709"/>
        </w:tabs>
        <w:rPr>
          <w:sz w:val="22"/>
          <w:szCs w:val="22"/>
        </w:rPr>
      </w:pPr>
      <w:r>
        <w:rPr>
          <w:sz w:val="22"/>
          <w:szCs w:val="22"/>
          <w:rtl w:val="0"/>
          <w:lang w:val="en-US"/>
        </w:rPr>
        <w:t>The SSH connection can be tested from the PC</w:t>
      </w:r>
      <w:r>
        <w:rPr>
          <w:sz w:val="22"/>
          <w:szCs w:val="22"/>
          <w:rtl w:val="1"/>
        </w:rPr>
        <w:t>’</w:t>
      </w:r>
      <w:r>
        <w:rPr>
          <w:sz w:val="22"/>
          <w:szCs w:val="22"/>
          <w:rtl w:val="0"/>
          <w:lang w:val="en-US"/>
        </w:rPr>
        <w:t>s command prompt or from the Termination Emulation software installed on the PC.</w:t>
      </w:r>
    </w:p>
    <w:p>
      <w:pPr>
        <w:pStyle w:val="List Paragraph"/>
        <w:numPr>
          <w:ilvl w:val="0"/>
          <w:numId w:val="129"/>
        </w:numPr>
        <w:bidi w:val="0"/>
        <w:ind w:right="0"/>
        <w:jc w:val="left"/>
        <w:rPr>
          <w:sz w:val="22"/>
          <w:szCs w:val="22"/>
          <w:rtl w:val="0"/>
          <w:lang w:val="en-US"/>
        </w:rPr>
      </w:pPr>
      <w:r>
        <w:rPr>
          <w:b w:val="1"/>
          <w:bCs w:val="1"/>
          <w:sz w:val="22"/>
          <w:szCs w:val="22"/>
          <w:rtl w:val="0"/>
          <w:lang w:val="en-US"/>
        </w:rPr>
        <w:t>Testing SSH from PC</w:t>
      </w:r>
      <w:r>
        <w:rPr>
          <w:b w:val="1"/>
          <w:bCs w:val="1"/>
          <w:sz w:val="22"/>
          <w:szCs w:val="22"/>
          <w:rtl w:val="0"/>
          <w:lang w:val="en-US"/>
        </w:rPr>
        <w:t>’</w:t>
      </w:r>
      <w:r>
        <w:rPr>
          <w:b w:val="1"/>
          <w:bCs w:val="1"/>
          <w:sz w:val="22"/>
          <w:szCs w:val="22"/>
          <w:rtl w:val="0"/>
          <w:lang w:val="en-US"/>
        </w:rPr>
        <w:t>s Command Prompt</w:t>
      </w:r>
    </w:p>
    <w:p>
      <w:pPr>
        <w:pStyle w:val="List Paragraph"/>
        <w:tabs>
          <w:tab w:val="left" w:pos="709"/>
        </w:tabs>
        <w:rPr>
          <w:b w:val="1"/>
          <w:bCs w:val="1"/>
          <w:sz w:val="10"/>
          <w:szCs w:val="10"/>
        </w:rPr>
      </w:pPr>
    </w:p>
    <w:p>
      <w:pPr>
        <w:pStyle w:val="List Paragraph"/>
        <w:tabs>
          <w:tab w:val="left" w:pos="709"/>
        </w:tabs>
        <w:rPr>
          <w:b w:val="1"/>
          <w:bCs w:val="1"/>
          <w:sz w:val="22"/>
          <w:szCs w:val="22"/>
        </w:rPr>
      </w:pPr>
      <w:r>
        <w:rPr>
          <w:sz w:val="22"/>
          <w:szCs w:val="22"/>
          <w:rtl w:val="0"/>
          <w:lang w:val="en-US"/>
        </w:rPr>
        <w:t xml:space="preserve">Command Prompt&gt; </w:t>
      </w:r>
      <w:r>
        <w:rPr>
          <w:b w:val="1"/>
          <w:bCs w:val="1"/>
          <w:outline w:val="0"/>
          <w:color w:val="0070c0"/>
          <w:sz w:val="22"/>
          <w:szCs w:val="22"/>
          <w:u w:color="0070c0"/>
          <w:rtl w:val="0"/>
          <w:lang w:val="en-US"/>
          <w14:textFill>
            <w14:solidFill>
              <w14:srgbClr w14:val="0070C0"/>
            </w14:solidFill>
          </w14:textFill>
        </w:rPr>
        <w:t xml:space="preserve">ssh -l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username</w:t>
      </w:r>
      <w:r>
        <w:rPr>
          <w:b w:val="1"/>
          <w:bCs w:val="1"/>
          <w:sz w:val="22"/>
          <w:szCs w:val="22"/>
          <w:rtl w:val="0"/>
          <w:lang w:val="en-US"/>
        </w:rPr>
        <w:t>&gt; &lt;</w:t>
      </w:r>
      <w:r>
        <w:rPr>
          <w:b w:val="1"/>
          <w:bCs w:val="1"/>
          <w:outline w:val="0"/>
          <w:color w:val="ff0000"/>
          <w:sz w:val="22"/>
          <w:szCs w:val="22"/>
          <w:u w:color="ff0000"/>
          <w:rtl w:val="0"/>
          <w:lang w:val="en-US"/>
          <w14:textFill>
            <w14:solidFill>
              <w14:srgbClr w14:val="FF0000"/>
            </w14:solidFill>
          </w14:textFill>
        </w:rPr>
        <w:t>IP Address</w:t>
      </w:r>
      <w:r>
        <w:rPr>
          <w:b w:val="1"/>
          <w:bCs w:val="1"/>
          <w:sz w:val="22"/>
          <w:szCs w:val="22"/>
          <w:rtl w:val="0"/>
          <w:lang w:val="en-US"/>
        </w:rPr>
        <w:t>&gt;</w:t>
      </w:r>
    </w:p>
    <w:p>
      <w:pPr>
        <w:pStyle w:val="List Paragraph"/>
        <w:tabs>
          <w:tab w:val="left" w:pos="709"/>
        </w:tabs>
        <w:rPr>
          <w:b w:val="1"/>
          <w:bCs w:val="1"/>
          <w:sz w:val="22"/>
          <w:szCs w:val="22"/>
        </w:rPr>
      </w:pPr>
      <w:r>
        <w:drawing xmlns:a="http://schemas.openxmlformats.org/drawingml/2006/main">
          <wp:inline distT="0" distB="0" distL="0" distR="0">
            <wp:extent cx="2339340" cy="1084911"/>
            <wp:effectExtent l="0" t="0" r="0" b="0"/>
            <wp:docPr id="1073741871" name="officeArt object" descr="Picture 20"/>
            <wp:cNvGraphicFramePr/>
            <a:graphic xmlns:a="http://schemas.openxmlformats.org/drawingml/2006/main">
              <a:graphicData uri="http://schemas.openxmlformats.org/drawingml/2006/picture">
                <pic:pic xmlns:pic="http://schemas.openxmlformats.org/drawingml/2006/picture">
                  <pic:nvPicPr>
                    <pic:cNvPr id="1073741871" name="Picture 20" descr="Picture 20"/>
                    <pic:cNvPicPr>
                      <a:picLocks noChangeAspect="1"/>
                    </pic:cNvPicPr>
                  </pic:nvPicPr>
                  <pic:blipFill>
                    <a:blip r:embed="rId32">
                      <a:extLst/>
                    </a:blip>
                    <a:stretch>
                      <a:fillRect/>
                    </a:stretch>
                  </pic:blipFill>
                  <pic:spPr>
                    <a:xfrm>
                      <a:off x="0" y="0"/>
                      <a:ext cx="2339340" cy="1084911"/>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List Paragraph"/>
        <w:numPr>
          <w:ilvl w:val="0"/>
          <w:numId w:val="129"/>
        </w:numPr>
        <w:bidi w:val="0"/>
        <w:ind w:right="0"/>
        <w:jc w:val="left"/>
        <w:rPr>
          <w:b w:val="1"/>
          <w:bCs w:val="1"/>
          <w:sz w:val="22"/>
          <w:szCs w:val="22"/>
          <w:rtl w:val="0"/>
          <w:lang w:val="en-US"/>
        </w:rPr>
      </w:pPr>
      <w:r>
        <w:rPr>
          <w:b w:val="1"/>
          <w:bCs w:val="1"/>
          <w:sz w:val="22"/>
          <w:szCs w:val="22"/>
          <w:rtl w:val="0"/>
          <w:lang w:val="en-US"/>
        </w:rPr>
        <w:t>Testing SSH from a Termination Emulation Software (Tera Term)</w:t>
      </w:r>
    </w:p>
    <w:p>
      <w:pPr>
        <w:pStyle w:val="Body"/>
        <w:tabs>
          <w:tab w:val="left" w:pos="709"/>
        </w:tabs>
        <w:ind w:firstLine="720"/>
        <w:rPr>
          <w:b w:val="1"/>
          <w:bCs w:val="1"/>
          <w:sz w:val="24"/>
          <w:szCs w:val="24"/>
        </w:rPr>
      </w:pPr>
      <w:r>
        <w:drawing xmlns:a="http://schemas.openxmlformats.org/drawingml/2006/main">
          <wp:inline distT="0" distB="0" distL="0" distR="0">
            <wp:extent cx="3817621" cy="2174608"/>
            <wp:effectExtent l="0" t="0" r="0" b="0"/>
            <wp:docPr id="1073741872" name="officeArt object" descr="Picture 21"/>
            <wp:cNvGraphicFramePr/>
            <a:graphic xmlns:a="http://schemas.openxmlformats.org/drawingml/2006/main">
              <a:graphicData uri="http://schemas.openxmlformats.org/drawingml/2006/picture">
                <pic:pic xmlns:pic="http://schemas.openxmlformats.org/drawingml/2006/picture">
                  <pic:nvPicPr>
                    <pic:cNvPr id="1073741872" name="Picture 21" descr="Picture 21"/>
                    <pic:cNvPicPr>
                      <a:picLocks noChangeAspect="1"/>
                    </pic:cNvPicPr>
                  </pic:nvPicPr>
                  <pic:blipFill>
                    <a:blip r:embed="rId33">
                      <a:extLst/>
                    </a:blip>
                    <a:stretch>
                      <a:fillRect/>
                    </a:stretch>
                  </pic:blipFill>
                  <pic:spPr>
                    <a:xfrm>
                      <a:off x="0" y="0"/>
                      <a:ext cx="3817621" cy="2174608"/>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List Paragraph"/>
        <w:numPr>
          <w:ilvl w:val="0"/>
          <w:numId w:val="131"/>
        </w:numPr>
        <w:bidi w:val="0"/>
        <w:ind w:right="0"/>
        <w:jc w:val="left"/>
        <w:rPr>
          <w:b w:val="1"/>
          <w:bCs w:val="1"/>
          <w:sz w:val="22"/>
          <w:szCs w:val="22"/>
          <w:rtl w:val="0"/>
          <w:lang w:val="en-US"/>
        </w:rPr>
      </w:pPr>
      <w:r>
        <w:rPr>
          <w:b w:val="1"/>
          <w:bCs w:val="1"/>
          <w:sz w:val="22"/>
          <w:szCs w:val="22"/>
          <w:rtl w:val="0"/>
          <w:lang w:val="en-US"/>
        </w:rPr>
        <w:t>Host</w:t>
      </w:r>
    </w:p>
    <w:p>
      <w:pPr>
        <w:pStyle w:val="List Paragraph"/>
        <w:tabs>
          <w:tab w:val="left" w:pos="709"/>
        </w:tabs>
        <w:ind w:left="1080" w:firstLine="360"/>
        <w:rPr>
          <w:sz w:val="22"/>
          <w:szCs w:val="22"/>
        </w:rPr>
      </w:pPr>
      <w:r>
        <w:rPr>
          <w:sz w:val="22"/>
          <w:szCs w:val="22"/>
          <w:rtl w:val="0"/>
          <w:lang w:val="en-US"/>
        </w:rPr>
        <w:t>Type in the IP Address of the device to be accessed</w:t>
      </w:r>
    </w:p>
    <w:p>
      <w:pPr>
        <w:pStyle w:val="List Paragraph"/>
        <w:tabs>
          <w:tab w:val="left" w:pos="709"/>
        </w:tabs>
        <w:ind w:left="1080" w:firstLine="0"/>
        <w:rPr>
          <w:sz w:val="22"/>
          <w:szCs w:val="22"/>
        </w:rPr>
      </w:pPr>
    </w:p>
    <w:p>
      <w:pPr>
        <w:pStyle w:val="List Paragraph"/>
        <w:numPr>
          <w:ilvl w:val="0"/>
          <w:numId w:val="132"/>
        </w:numPr>
        <w:bidi w:val="0"/>
        <w:ind w:right="0"/>
        <w:jc w:val="left"/>
        <w:rPr>
          <w:b w:val="1"/>
          <w:bCs w:val="1"/>
          <w:sz w:val="22"/>
          <w:szCs w:val="22"/>
          <w:rtl w:val="0"/>
          <w:lang w:val="en-US"/>
        </w:rPr>
      </w:pPr>
      <w:r>
        <w:rPr>
          <w:b w:val="1"/>
          <w:bCs w:val="1"/>
          <w:sz w:val="22"/>
          <w:szCs w:val="22"/>
          <w:rtl w:val="0"/>
          <w:lang w:val="en-US"/>
        </w:rPr>
        <w:t>Service</w:t>
      </w:r>
    </w:p>
    <w:p>
      <w:pPr>
        <w:pStyle w:val="List Paragraph"/>
        <w:tabs>
          <w:tab w:val="left" w:pos="709"/>
        </w:tabs>
        <w:ind w:left="1080" w:firstLine="360"/>
        <w:rPr>
          <w:sz w:val="22"/>
          <w:szCs w:val="22"/>
        </w:rPr>
      </w:pPr>
      <w:r>
        <w:rPr>
          <w:sz w:val="22"/>
          <w:szCs w:val="22"/>
          <w:rtl w:val="0"/>
          <w:lang w:val="en-US"/>
        </w:rPr>
        <w:t>Select SSH</w:t>
      </w:r>
    </w:p>
    <w:p>
      <w:pPr>
        <w:pStyle w:val="List Paragraph"/>
        <w:tabs>
          <w:tab w:val="left" w:pos="709"/>
        </w:tabs>
        <w:ind w:left="1080" w:firstLine="0"/>
        <w:rPr>
          <w:sz w:val="22"/>
          <w:szCs w:val="22"/>
        </w:rPr>
      </w:pPr>
    </w:p>
    <w:p>
      <w:pPr>
        <w:pStyle w:val="List Paragraph"/>
        <w:numPr>
          <w:ilvl w:val="0"/>
          <w:numId w:val="132"/>
        </w:numPr>
        <w:bidi w:val="0"/>
        <w:ind w:right="0"/>
        <w:jc w:val="left"/>
        <w:rPr>
          <w:sz w:val="22"/>
          <w:szCs w:val="22"/>
          <w:rtl w:val="0"/>
          <w:lang w:val="en-US"/>
        </w:rPr>
      </w:pPr>
      <w:r>
        <w:rPr>
          <w:b w:val="1"/>
          <w:bCs w:val="1"/>
          <w:sz w:val="22"/>
          <w:szCs w:val="22"/>
          <w:rtl w:val="0"/>
          <w:lang w:val="en-US"/>
        </w:rPr>
        <w:t>SSH version</w:t>
      </w:r>
    </w:p>
    <w:p>
      <w:pPr>
        <w:pStyle w:val="List Paragraph"/>
        <w:tabs>
          <w:tab w:val="left" w:pos="709"/>
        </w:tabs>
        <w:ind w:left="1080" w:firstLine="360"/>
        <w:rPr>
          <w:sz w:val="22"/>
          <w:szCs w:val="22"/>
        </w:rPr>
      </w:pPr>
      <w:r>
        <w:rPr>
          <w:sz w:val="22"/>
          <w:szCs w:val="22"/>
          <w:rtl w:val="0"/>
          <w:lang w:val="en-US"/>
        </w:rPr>
        <w:t>Select SSH1 or SSH2 based on the version in use</w:t>
      </w:r>
    </w:p>
    <w:p>
      <w:pPr>
        <w:pStyle w:val="List Paragraph"/>
        <w:tabs>
          <w:tab w:val="left" w:pos="709"/>
        </w:tabs>
        <w:ind w:left="1080" w:firstLine="0"/>
        <w:rPr>
          <w:sz w:val="22"/>
          <w:szCs w:val="22"/>
        </w:rPr>
      </w:pPr>
    </w:p>
    <w:p>
      <w:pPr>
        <w:pStyle w:val="List Paragraph"/>
        <w:numPr>
          <w:ilvl w:val="0"/>
          <w:numId w:val="132"/>
        </w:numPr>
        <w:bidi w:val="0"/>
        <w:ind w:right="0"/>
        <w:jc w:val="left"/>
        <w:rPr>
          <w:sz w:val="22"/>
          <w:szCs w:val="22"/>
          <w:rtl w:val="0"/>
          <w:lang w:val="en-US"/>
        </w:rPr>
      </w:pPr>
      <w:r>
        <w:rPr>
          <w:b w:val="1"/>
          <w:bCs w:val="1"/>
          <w:sz w:val="22"/>
          <w:szCs w:val="22"/>
          <w:rtl w:val="0"/>
          <w:lang w:val="en-US"/>
        </w:rPr>
        <w:t>Protocol</w:t>
      </w:r>
    </w:p>
    <w:p>
      <w:pPr>
        <w:pStyle w:val="List Paragraph"/>
        <w:tabs>
          <w:tab w:val="left" w:pos="709"/>
        </w:tabs>
        <w:ind w:left="1080" w:firstLine="360"/>
        <w:rPr>
          <w:sz w:val="22"/>
          <w:szCs w:val="22"/>
        </w:rPr>
      </w:pPr>
      <w:r>
        <w:rPr>
          <w:sz w:val="22"/>
          <w:szCs w:val="22"/>
          <w:rtl w:val="0"/>
          <w:lang w:val="en-US"/>
        </w:rPr>
        <w:t>Select IPv4 or IPv6 based on version in use</w:t>
      </w:r>
    </w:p>
    <w:p>
      <w:pPr>
        <w:pStyle w:val="Body"/>
        <w:tabs>
          <w:tab w:val="left" w:pos="709"/>
        </w:tabs>
        <w:rPr>
          <w:b w:val="1"/>
          <w:bCs w:val="1"/>
          <w:sz w:val="24"/>
          <w:szCs w:val="24"/>
        </w:rPr>
      </w:pPr>
    </w:p>
    <w:p>
      <w:pPr>
        <w:pStyle w:val="Heading 2"/>
      </w:pPr>
      <w:bookmarkStart w:name="_Toc69" w:id="77"/>
      <w:r>
        <w:rPr>
          <w:rFonts w:cs="Arial Unicode MS" w:eastAsia="Arial Unicode MS"/>
          <w:rtl w:val="0"/>
          <w:lang w:val="en-US"/>
        </w:rPr>
        <w:t>Step 3: Test the Login Block</w:t>
      </w:r>
      <w:bookmarkEnd w:id="77"/>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According to the current configuration, the login block should be enforced for 1 minute if there are 2 unsuccessful attempts within 1 minute.</w:t>
      </w:r>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pPr>
      <w:r>
        <w:rPr>
          <w:rFonts w:ascii="Arial Unicode MS" w:cs="Arial Unicode MS" w:hAnsi="Arial Unicode MS" w:eastAsia="Arial Unicode MS"/>
          <w:b w:val="0"/>
          <w:bCs w:val="0"/>
          <w:i w:val="0"/>
          <w:iCs w:val="0"/>
          <w:outline w:val="0"/>
          <w:color w:val="262626"/>
          <w:sz w:val="22"/>
          <w:szCs w:val="22"/>
          <w:u w:color="262626"/>
          <w14:textFill>
            <w14:solidFill>
              <w14:srgbClr w14:val="262626"/>
            </w14:solidFill>
          </w14:textFill>
        </w:rPr>
        <w:br w:type="page"/>
      </w:r>
    </w:p>
    <w:p>
      <w:pPr>
        <w:pStyle w:val="Heading 2"/>
      </w:pPr>
      <w:bookmarkStart w:name="_Toc70" w:id="78"/>
      <w:r>
        <w:rPr>
          <w:rFonts w:cs="Arial Unicode MS" w:eastAsia="Arial Unicode MS"/>
          <w:rtl w:val="0"/>
          <w:lang w:val="en-US"/>
        </w:rPr>
        <w:t>Lab Reflection</w:t>
      </w:r>
      <w:bookmarkEnd w:id="78"/>
    </w:p>
    <w:p>
      <w:pPr>
        <w:pStyle w:val="Body"/>
        <w:tabs>
          <w:tab w:val="left" w:pos="709"/>
        </w:tabs>
        <w:spacing w:line="20" w:lineRule="exact"/>
      </w:pPr>
    </w:p>
    <w:p>
      <w:pPr>
        <w:pStyle w:val="Body"/>
        <w:tabs>
          <w:tab w:val="left" w:pos="709"/>
        </w:tabs>
        <w:spacing w:line="272" w:lineRule="auto"/>
        <w:ind w:right="60"/>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Answer the questions given below:</w:t>
      </w:r>
    </w:p>
    <w:p>
      <w:pPr>
        <w:pStyle w:val="List Paragraph"/>
        <w:numPr>
          <w:ilvl w:val="0"/>
          <w:numId w:val="134"/>
        </w:numPr>
        <w:bidi w:val="0"/>
        <w:spacing w:line="272" w:lineRule="auto"/>
        <w:ind w:right="60"/>
        <w:jc w:val="left"/>
        <w:rPr>
          <w:sz w:val="22"/>
          <w:szCs w:val="22"/>
          <w:rtl w:val="0"/>
          <w:lang w:val="en-US"/>
        </w:rPr>
      </w:pPr>
      <w:r>
        <w:rPr>
          <w:sz w:val="22"/>
          <w:szCs w:val="22"/>
          <w:rtl w:val="0"/>
          <w:lang w:val="en-US"/>
        </w:rPr>
        <w:t>What did you learn in this lab?</w:t>
      </w:r>
    </w:p>
    <w:p>
      <w:pPr>
        <w:pStyle w:val="Default"/>
        <w:suppressAutoHyphens w:val="1"/>
        <w:spacing w:before="0" w:line="240" w:lineRule="auto"/>
        <w:jc w:val="left"/>
        <w:rPr>
          <w:outline w:val="0"/>
          <w:color w:val="111826"/>
          <w:sz w:val="28"/>
          <w:szCs w:val="28"/>
          <w:shd w:val="clear" w:color="auto" w:fill="ffffff"/>
          <w14:textFill>
            <w14:solidFill>
              <w14:srgbClr w14:val="111827"/>
            </w14:solidFill>
          </w14:textFill>
        </w:rPr>
      </w:pPr>
      <w:r>
        <w:rPr>
          <w:outline w:val="0"/>
          <w:color w:val="111826"/>
          <w:sz w:val="28"/>
          <w:szCs w:val="28"/>
          <w:shd w:val="clear" w:color="auto" w:fill="ffffff"/>
          <w:rtl w:val="0"/>
          <w:lang w:val="en-US"/>
          <w14:textFill>
            <w14:solidFill>
              <w14:srgbClr w14:val="111827"/>
            </w14:solidFill>
          </w14:textFill>
        </w:rPr>
        <w:t>In this lab, I set up secure remote access with SSH on both a router and a switch. First, I worked through IPv4 subnetting, assigned IP addresses, and mapped out an addressing plan for all the devices on the network. For the SSH setup, I gave each device a hostname and domain name, generated an RSA key for encryption, and built a local user database for authentication. I also figured out how to limit login attempts to keep out brute-force attacks, and I double-checked that SSH actually encrypted my connections. Overall, this lab really showed me why encryption and secure remote management matter so much in network security.</w:t>
      </w: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spacing w:line="272" w:lineRule="auto"/>
        <w:ind w:right="60"/>
        <w:rPr>
          <w:sz w:val="22"/>
          <w:szCs w:val="22"/>
        </w:rPr>
      </w:pPr>
    </w:p>
    <w:p>
      <w:pPr>
        <w:pStyle w:val="List Paragraph"/>
        <w:numPr>
          <w:ilvl w:val="0"/>
          <w:numId w:val="134"/>
        </w:numPr>
        <w:bidi w:val="0"/>
        <w:spacing w:line="272" w:lineRule="auto"/>
        <w:ind w:right="60"/>
        <w:jc w:val="left"/>
        <w:rPr>
          <w:sz w:val="22"/>
          <w:szCs w:val="22"/>
          <w:rtl w:val="0"/>
          <w:lang w:val="en-US"/>
        </w:rPr>
      </w:pPr>
      <w:r>
        <w:rPr>
          <w:sz w:val="22"/>
          <w:szCs w:val="22"/>
          <w:rtl w:val="0"/>
          <w:lang w:val="en-US"/>
        </w:rPr>
        <w:t>List the commands covered in this lab with a brief explanation of what they help to achieve?</w:t>
      </w:r>
    </w:p>
    <w:p>
      <w:pPr>
        <w:pStyle w:val="Body"/>
      </w:pPr>
      <w:r>
        <w:rPr>
          <w:rFonts w:ascii="Courier" w:hAnsi="Courier"/>
          <w:b w:val="1"/>
          <w:bCs w:val="1"/>
          <w:sz w:val="26"/>
          <w:szCs w:val="26"/>
          <w:rtl w:val="0"/>
          <w:lang w:val="fr-FR"/>
        </w:rPr>
        <w:t>ip domain name &lt;domain&gt;</w:t>
      </w:r>
      <w:r>
        <w:rPr>
          <w:rtl w:val="0"/>
        </w:rPr>
        <w:t xml:space="preserve"> →</w:t>
      </w:r>
      <w:r>
        <w:rPr>
          <w:rtl w:val="0"/>
          <w:lang w:val="en-US"/>
        </w:rPr>
        <w:t xml:space="preserve">It will set the domain name which required to setup SSH encryption password </w:t>
      </w:r>
    </w:p>
    <w:p>
      <w:pPr>
        <w:pStyle w:val="Body"/>
      </w:pPr>
      <w:r>
        <w:rPr>
          <w:rFonts w:ascii="Courier" w:hAnsi="Courier"/>
          <w:b w:val="1"/>
          <w:bCs w:val="1"/>
          <w:sz w:val="26"/>
          <w:szCs w:val="26"/>
          <w:rtl w:val="0"/>
          <w:lang w:val="en-US"/>
        </w:rPr>
        <w:t>crypto key generate rsa</w:t>
      </w:r>
      <w:r>
        <w:rPr>
          <w:rtl w:val="0"/>
        </w:rPr>
        <w:t xml:space="preserve"> →</w:t>
      </w:r>
      <w:r>
        <w:rPr>
          <w:rtl w:val="0"/>
          <w:lang w:val="en-US"/>
        </w:rPr>
        <w:t>RSA is a key to secured the SSH for crypto.</w:t>
      </w:r>
    </w:p>
    <w:p>
      <w:pPr>
        <w:pStyle w:val="Body"/>
      </w:pPr>
      <w:r>
        <w:rPr>
          <w:rFonts w:ascii="Courier" w:hAnsi="Courier"/>
          <w:b w:val="1"/>
          <w:bCs w:val="1"/>
          <w:sz w:val="26"/>
          <w:szCs w:val="26"/>
          <w:rtl w:val="0"/>
          <w:lang w:val="en-US"/>
        </w:rPr>
        <w:t>username admin password cisco</w:t>
      </w:r>
      <w:r>
        <w:rPr>
          <w:rtl w:val="0"/>
        </w:rPr>
        <w:t xml:space="preserve"> → </w:t>
      </w:r>
      <w:r>
        <w:rPr>
          <w:rtl w:val="0"/>
          <w:lang w:val="en-US"/>
        </w:rPr>
        <w:t xml:space="preserve">it will </w:t>
      </w:r>
      <w:r>
        <w:rPr>
          <w:rtl w:val="0"/>
          <w:lang w:val="en-US"/>
        </w:rPr>
        <w:t>Creates a local user account for SSH authentication.</w:t>
      </w:r>
    </w:p>
    <w:p>
      <w:pPr>
        <w:pStyle w:val="Body"/>
      </w:pPr>
      <w:r>
        <w:rPr>
          <w:rFonts w:ascii="Courier" w:hAnsi="Courier"/>
          <w:b w:val="1"/>
          <w:bCs w:val="1"/>
          <w:sz w:val="26"/>
          <w:szCs w:val="26"/>
          <w:rtl w:val="0"/>
        </w:rPr>
        <w:t>line vty 0 4</w:t>
      </w:r>
      <w:r>
        <w:rPr>
          <w:rtl w:val="0"/>
        </w:rPr>
        <w:t xml:space="preserve"> →</w:t>
      </w:r>
      <w:r>
        <w:rPr>
          <w:rtl w:val="0"/>
          <w:lang w:val="en-US"/>
        </w:rPr>
        <w:t xml:space="preserve"> this is for virtual remote access like ssh or telnet </w:t>
      </w:r>
    </w:p>
    <w:p>
      <w:pPr>
        <w:pStyle w:val="Body"/>
      </w:pPr>
      <w:r>
        <w:rPr>
          <w:rFonts w:ascii="Courier" w:hAnsi="Courier"/>
          <w:b w:val="1"/>
          <w:bCs w:val="1"/>
          <w:sz w:val="26"/>
          <w:szCs w:val="26"/>
          <w:rtl w:val="0"/>
          <w:lang w:val="en-US"/>
        </w:rPr>
        <w:t>login local</w:t>
      </w:r>
      <w:r>
        <w:rPr>
          <w:rtl w:val="0"/>
        </w:rPr>
        <w:t xml:space="preserve"> → </w:t>
      </w:r>
      <w:r>
        <w:rPr>
          <w:rtl w:val="0"/>
          <w:lang w:val="en-US"/>
        </w:rPr>
        <w:t>Enables authentication</w:t>
      </w:r>
      <w:r>
        <w:rPr>
          <w:rtl w:val="0"/>
          <w:lang w:val="en-US"/>
        </w:rPr>
        <w:t xml:space="preserve"> using the password or username </w:t>
      </w:r>
    </w:p>
    <w:p>
      <w:pPr>
        <w:pStyle w:val="Body"/>
      </w:pPr>
      <w:r>
        <w:rPr>
          <w:rFonts w:ascii="Courier" w:hAnsi="Courier"/>
          <w:b w:val="1"/>
          <w:bCs w:val="1"/>
          <w:sz w:val="26"/>
          <w:szCs w:val="26"/>
          <w:rtl w:val="0"/>
          <w:lang w:val="en-US"/>
        </w:rPr>
        <w:t>transport input ssh</w:t>
      </w:r>
      <w:r>
        <w:rPr>
          <w:rtl w:val="0"/>
        </w:rPr>
        <w:t xml:space="preserve"> → </w:t>
      </w:r>
      <w:r>
        <w:rPr>
          <w:rtl w:val="0"/>
          <w:lang w:val="en-US"/>
        </w:rPr>
        <w:t>Restricts remote access to SSH only, disabling Telnet.</w:t>
      </w:r>
    </w:p>
    <w:p>
      <w:pPr>
        <w:pStyle w:val="Body"/>
      </w:pPr>
      <w:r>
        <w:rPr>
          <w:rFonts w:ascii="Courier" w:hAnsi="Courier"/>
          <w:b w:val="1"/>
          <w:bCs w:val="1"/>
          <w:sz w:val="26"/>
          <w:szCs w:val="26"/>
          <w:rtl w:val="0"/>
          <w:lang w:val="en-US"/>
        </w:rPr>
        <w:t>ip ssh version 2</w:t>
      </w:r>
      <w:r>
        <w:rPr>
          <w:rtl w:val="0"/>
        </w:rPr>
        <w:t xml:space="preserve"> →</w:t>
      </w:r>
      <w:r>
        <w:rPr>
          <w:rtl w:val="0"/>
          <w:lang w:val="en-US"/>
        </w:rPr>
        <w:t xml:space="preserve"> it will enable v 2 for more security for SSH</w:t>
      </w:r>
    </w:p>
    <w:p>
      <w:pPr>
        <w:pStyle w:val="Body"/>
      </w:pPr>
      <w:r>
        <w:rPr>
          <w:rFonts w:ascii="Courier" w:hAnsi="Courier"/>
          <w:b w:val="1"/>
          <w:bCs w:val="1"/>
          <w:sz w:val="26"/>
          <w:szCs w:val="26"/>
          <w:rtl w:val="0"/>
          <w:lang w:val="en-US"/>
        </w:rPr>
        <w:t>login block-for &lt;time&gt; attempts &lt;no.&gt; within &lt;time&gt;</w:t>
      </w:r>
      <w:r>
        <w:rPr>
          <w:rtl w:val="0"/>
        </w:rPr>
        <w:t xml:space="preserve"> → </w:t>
      </w:r>
      <w:r>
        <w:rPr>
          <w:rtl w:val="0"/>
        </w:rPr>
        <w:t>Preve</w:t>
      </w:r>
      <w:r>
        <w:rPr>
          <w:rtl w:val="0"/>
          <w:lang w:val="en-US"/>
        </w:rPr>
        <w:t xml:space="preserve">nt </w:t>
      </w:r>
      <w:r>
        <w:rPr>
          <w:rtl w:val="0"/>
          <w:lang w:val="en-US"/>
        </w:rPr>
        <w:t>brute-force login attempts by temporarily blocking access after multiple failures.</w:t>
      </w:r>
    </w:p>
    <w:p>
      <w:pPr>
        <w:pStyle w:val="Body"/>
      </w:pPr>
      <w:r>
        <w:rPr>
          <w:rFonts w:ascii="Courier" w:hAnsi="Courier"/>
          <w:b w:val="1"/>
          <w:bCs w:val="1"/>
          <w:sz w:val="26"/>
          <w:szCs w:val="26"/>
          <w:rtl w:val="0"/>
          <w:lang w:val="en-US"/>
        </w:rPr>
        <w:t>service password-encryption</w:t>
      </w:r>
      <w:r>
        <w:rPr>
          <w:rtl w:val="0"/>
        </w:rPr>
        <w:t xml:space="preserve"> →</w:t>
      </w:r>
      <w:r>
        <w:rPr>
          <w:rtl w:val="0"/>
          <w:lang w:val="en-US"/>
        </w:rPr>
        <w:t>it will</w:t>
      </w:r>
      <w:r>
        <w:rPr>
          <w:rtl w:val="0"/>
          <w:lang w:val="en-US"/>
        </w:rPr>
        <w:t xml:space="preserve"> Automatically encrypts all plain-text passwords in the </w:t>
      </w:r>
      <w:r>
        <w:rPr>
          <w:rtl w:val="0"/>
          <w:lang w:val="en-US"/>
        </w:rPr>
        <w:t xml:space="preserve">encrypted </w:t>
      </w:r>
      <w:r>
        <w:rPr>
          <w:rtl w:val="0"/>
          <w:lang w:val="it-IT"/>
        </w:rPr>
        <w:t xml:space="preserve"> file.</w:t>
      </w:r>
    </w:p>
    <w:p>
      <w:pPr>
        <w:pStyle w:val="Default"/>
        <w:suppressAutoHyphens w:val="1"/>
        <w:spacing w:before="0" w:after="240" w:line="240" w:lineRule="auto"/>
        <w:jc w:val="left"/>
        <w:rPr>
          <w:rFonts w:ascii="Times Roman" w:cs="Times Roman" w:hAnsi="Times Roman" w:eastAsia="Times Roman"/>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spacing w:line="272" w:lineRule="auto"/>
        <w:ind w:right="60"/>
        <w:rPr>
          <w:sz w:val="22"/>
          <w:szCs w:val="22"/>
        </w:rPr>
      </w:pPr>
    </w:p>
    <w:p>
      <w:pPr>
        <w:pStyle w:val="List Paragraph"/>
        <w:numPr>
          <w:ilvl w:val="0"/>
          <w:numId w:val="134"/>
        </w:numPr>
        <w:bidi w:val="0"/>
        <w:spacing w:line="272" w:lineRule="auto"/>
        <w:ind w:right="60"/>
        <w:jc w:val="left"/>
        <w:rPr>
          <w:sz w:val="22"/>
          <w:szCs w:val="22"/>
          <w:rtl w:val="0"/>
          <w:lang w:val="en-US"/>
        </w:rPr>
      </w:pPr>
      <w:r>
        <w:rPr>
          <w:sz w:val="22"/>
          <w:szCs w:val="22"/>
          <w:rtl w:val="0"/>
          <w:lang w:val="en-US"/>
        </w:rPr>
        <w:t>What is SSH an abbreviation for? What is the advantage of using SSH over Telnet?</w:t>
      </w:r>
    </w:p>
    <w:p>
      <w:pPr>
        <w:pStyle w:val="List Paragraph"/>
        <w:tabs>
          <w:tab w:val="left" w:pos="709"/>
        </w:tabs>
        <w:spacing w:line="272" w:lineRule="auto"/>
        <w:ind w:right="60"/>
        <w:rPr>
          <w:sz w:val="22"/>
          <w:szCs w:val="22"/>
        </w:rPr>
      </w:pPr>
    </w:p>
    <w:p>
      <w:pPr>
        <w:pStyle w:val="Default"/>
        <w:suppressAutoHyphens w:val="1"/>
        <w:spacing w:before="0" w:line="240" w:lineRule="auto"/>
        <w:jc w:val="left"/>
      </w:pPr>
      <w:r>
        <w:rPr>
          <w:outline w:val="0"/>
          <w:color w:val="111826"/>
          <w:sz w:val="22"/>
          <w:szCs w:val="22"/>
          <w:shd w:val="clear" w:color="auto" w:fill="ffffff"/>
          <w:rtl w:val="0"/>
          <w:lang w:val="en-US"/>
          <w14:textFill>
            <w14:solidFill>
              <w14:srgbClr w14:val="111827"/>
            </w14:solidFill>
          </w14:textFill>
        </w:rPr>
        <w:t>SSH, or Secure Shell, lets you log in to network devices remotely and run commands</w:t>
      </w:r>
      <w:r>
        <w:rPr>
          <w:outline w:val="0"/>
          <w:color w:val="111826"/>
          <w:sz w:val="22"/>
          <w:szCs w:val="22"/>
          <w:shd w:val="clear" w:color="auto" w:fill="ffffff"/>
          <w:rtl w:val="0"/>
          <w:lang w:val="en-US"/>
          <w14:textFill>
            <w14:solidFill>
              <w14:srgbClr w14:val="111827"/>
            </w14:solidFill>
          </w14:textFill>
        </w:rPr>
        <w:t>—</w:t>
      </w:r>
      <w:r>
        <w:rPr>
          <w:outline w:val="0"/>
          <w:color w:val="111826"/>
          <w:sz w:val="22"/>
          <w:szCs w:val="22"/>
          <w:shd w:val="clear" w:color="auto" w:fill="ffffff"/>
          <w:rtl w:val="0"/>
          <w:lang w:val="en-US"/>
          <w14:textFill>
            <w14:solidFill>
              <w14:srgbClr w14:val="111827"/>
            </w14:solidFill>
          </w14:textFill>
        </w:rPr>
        <w:t>safely. The big thing that sets SSH apart from Telnet is encryption. With SSH, every bit of data</w:t>
      </w:r>
      <w:r>
        <w:rPr>
          <w:outline w:val="0"/>
          <w:color w:val="111826"/>
          <w:sz w:val="22"/>
          <w:szCs w:val="22"/>
          <w:shd w:val="clear" w:color="auto" w:fill="ffffff"/>
          <w:rtl w:val="0"/>
          <w:lang w:val="en-US"/>
          <w14:textFill>
            <w14:solidFill>
              <w14:srgbClr w14:val="111827"/>
            </w14:solidFill>
          </w14:textFill>
        </w:rPr>
        <w:t>—</w:t>
      </w:r>
      <w:r>
        <w:rPr>
          <w:outline w:val="0"/>
          <w:color w:val="111826"/>
          <w:sz w:val="22"/>
          <w:szCs w:val="22"/>
          <w:shd w:val="clear" w:color="auto" w:fill="ffffff"/>
          <w:rtl w:val="0"/>
          <w:lang w:val="en-US"/>
          <w14:textFill>
            <w14:solidFill>
              <w14:srgbClr w14:val="111827"/>
            </w14:solidFill>
          </w14:textFill>
        </w:rPr>
        <w:t>your username, password, everything</w:t>
      </w:r>
      <w:r>
        <w:rPr>
          <w:outline w:val="0"/>
          <w:color w:val="111826"/>
          <w:sz w:val="22"/>
          <w:szCs w:val="22"/>
          <w:shd w:val="clear" w:color="auto" w:fill="ffffff"/>
          <w:rtl w:val="0"/>
          <w:lang w:val="en-US"/>
          <w14:textFill>
            <w14:solidFill>
              <w14:srgbClr w14:val="111827"/>
            </w14:solidFill>
          </w14:textFill>
        </w:rPr>
        <w:t>—</w:t>
      </w:r>
      <w:r>
        <w:rPr>
          <w:outline w:val="0"/>
          <w:color w:val="111826"/>
          <w:sz w:val="22"/>
          <w:szCs w:val="22"/>
          <w:shd w:val="clear" w:color="auto" w:fill="ffffff"/>
          <w:rtl w:val="0"/>
          <w:lang w:val="en-US"/>
          <w14:textFill>
            <w14:solidFill>
              <w14:srgbClr w14:val="111827"/>
            </w14:solidFill>
          </w14:textFill>
        </w:rPr>
        <w:t>gets scrambled before it travels over the network. That means attackers can</w:t>
      </w:r>
      <w:r>
        <w:rPr>
          <w:outline w:val="0"/>
          <w:color w:val="111826"/>
          <w:sz w:val="22"/>
          <w:szCs w:val="22"/>
          <w:shd w:val="clear" w:color="auto" w:fill="ffffff"/>
          <w:rtl w:val="1"/>
          <w14:textFill>
            <w14:solidFill>
              <w14:srgbClr w14:val="111827"/>
            </w14:solidFill>
          </w14:textFill>
        </w:rPr>
        <w:t>’</w:t>
      </w:r>
      <w:r>
        <w:rPr>
          <w:outline w:val="0"/>
          <w:color w:val="111826"/>
          <w:sz w:val="22"/>
          <w:szCs w:val="22"/>
          <w:shd w:val="clear" w:color="auto" w:fill="ffffff"/>
          <w:rtl w:val="0"/>
          <w:lang w:val="en-US"/>
          <w14:textFill>
            <w14:solidFill>
              <w14:srgbClr w14:val="111827"/>
            </w14:solidFill>
          </w14:textFill>
        </w:rPr>
        <w:t>t just grab your info by listening in. Telnet doesn</w:t>
      </w:r>
      <w:r>
        <w:rPr>
          <w:outline w:val="0"/>
          <w:color w:val="111826"/>
          <w:sz w:val="22"/>
          <w:szCs w:val="22"/>
          <w:shd w:val="clear" w:color="auto" w:fill="ffffff"/>
          <w:rtl w:val="1"/>
          <w14:textFill>
            <w14:solidFill>
              <w14:srgbClr w14:val="111827"/>
            </w14:solidFill>
          </w14:textFill>
        </w:rPr>
        <w:t>’</w:t>
      </w:r>
      <w:r>
        <w:rPr>
          <w:outline w:val="0"/>
          <w:color w:val="111826"/>
          <w:sz w:val="22"/>
          <w:szCs w:val="22"/>
          <w:shd w:val="clear" w:color="auto" w:fill="ffffff"/>
          <w:rtl w:val="0"/>
          <w:lang w:val="en-US"/>
          <w14:textFill>
            <w14:solidFill>
              <w14:srgbClr w14:val="111827"/>
            </w14:solidFill>
          </w14:textFill>
        </w:rPr>
        <w:t>t do this. It sends everything out in plain text, so anyone snooping on the network can see your credentials and whatever else you type. SSH also gives you more robust authentication, including key-based access, so it</w:t>
      </w:r>
      <w:r>
        <w:rPr>
          <w:outline w:val="0"/>
          <w:color w:val="111826"/>
          <w:sz w:val="22"/>
          <w:szCs w:val="22"/>
          <w:shd w:val="clear" w:color="auto" w:fill="ffffff"/>
          <w:rtl w:val="1"/>
          <w14:textFill>
            <w14:solidFill>
              <w14:srgbClr w14:val="111827"/>
            </w14:solidFill>
          </w14:textFill>
        </w:rPr>
        <w:t>’</w:t>
      </w:r>
      <w:r>
        <w:rPr>
          <w:outline w:val="0"/>
          <w:color w:val="111826"/>
          <w:sz w:val="22"/>
          <w:szCs w:val="22"/>
          <w:shd w:val="clear" w:color="auto" w:fill="ffffff"/>
          <w:rtl w:val="0"/>
          <w:lang w:val="en-US"/>
          <w14:textFill>
            <w14:solidFill>
              <w14:srgbClr w14:val="111827"/>
            </w14:solidFill>
          </w14:textFill>
        </w:rPr>
        <w:t>s just a stronger, smarter way to manage devices across a network.</w:t>
      </w:r>
      <w:r>
        <w:rPr>
          <w:rFonts w:ascii="Arial Unicode MS" w:cs="Arial Unicode MS" w:hAnsi="Arial Unicode MS" w:eastAsia="Arial Unicode MS"/>
          <w:b w:val="0"/>
          <w:bCs w:val="0"/>
          <w:i w:val="0"/>
          <w:iCs w:val="0"/>
          <w:outline w:val="0"/>
          <w:color w:val="262626"/>
          <w:sz w:val="22"/>
          <w:szCs w:val="22"/>
          <w:u w:color="262626"/>
          <w:shd w:val="clear" w:color="auto" w:fill="ffffff"/>
          <w14:textFill>
            <w14:solidFill>
              <w14:srgbClr w14:val="262626"/>
            </w14:solidFill>
          </w14:textFill>
        </w:rPr>
        <w:br w:type="page"/>
      </w:r>
    </w:p>
    <w:p>
      <w:pPr>
        <w:pStyle w:val="Heading"/>
        <w:tabs>
          <w:tab w:val="left" w:pos="709"/>
        </w:tabs>
        <w:rPr>
          <w:sz w:val="28"/>
          <w:szCs w:val="28"/>
        </w:rPr>
      </w:pPr>
      <w:bookmarkStart w:name="_Toc71" w:id="79"/>
      <w:r>
        <w:rPr>
          <w:sz w:val="28"/>
          <w:szCs w:val="28"/>
          <w:rtl w:val="0"/>
          <w:lang w:val="en-US"/>
        </w:rPr>
        <w:t>Lab 9 - Backup and Restore Startup Configuration using TFTP</w:t>
      </w:r>
      <w:bookmarkEnd w:id="79"/>
    </w:p>
    <w:p>
      <w:pPr>
        <w:pStyle w:val="Body"/>
        <w:tabs>
          <w:tab w:val="left" w:pos="709"/>
        </w:tabs>
      </w:pPr>
    </w:p>
    <w:p>
      <w:pPr>
        <w:pStyle w:val="Heading 2"/>
      </w:pPr>
      <w:bookmarkStart w:name="_Toc72" w:id="80"/>
      <w:r>
        <w:rPr>
          <w:rFonts w:cs="Arial Unicode MS" w:eastAsia="Arial Unicode MS"/>
          <w:rtl w:val="0"/>
        </w:rPr>
        <w:t>Aim</w:t>
      </w:r>
      <w:bookmarkEnd w:id="80"/>
    </w:p>
    <w:p>
      <w:pPr>
        <w:pStyle w:val="Body"/>
        <w:tabs>
          <w:tab w:val="left" w:pos="709"/>
        </w:tabs>
        <w:rPr>
          <w:sz w:val="22"/>
          <w:szCs w:val="22"/>
        </w:rPr>
      </w:pPr>
      <w:r>
        <w:rPr>
          <w:sz w:val="22"/>
          <w:szCs w:val="22"/>
          <w:rtl w:val="0"/>
          <w:lang w:val="en-US"/>
        </w:rPr>
        <w:t>The aim of this lab is to help the learners to demonstrate the ability to backup and restore the startup configuration using a TFTP server.</w:t>
      </w:r>
    </w:p>
    <w:p>
      <w:pPr>
        <w:pStyle w:val="Body"/>
        <w:tabs>
          <w:tab w:val="left" w:pos="709"/>
        </w:tabs>
        <w:spacing w:line="242" w:lineRule="exact"/>
        <w:rPr>
          <w:sz w:val="22"/>
          <w:szCs w:val="22"/>
        </w:rPr>
      </w:pPr>
    </w:p>
    <w:p>
      <w:pPr>
        <w:pStyle w:val="Heading 2"/>
      </w:pPr>
      <w:bookmarkStart w:name="_Toc73" w:id="81"/>
      <w:r>
        <w:rPr>
          <w:rFonts w:cs="Arial Unicode MS" w:eastAsia="Arial Unicode MS"/>
          <w:rtl w:val="0"/>
        </w:rPr>
        <w:t xml:space="preserve">Tasks to be completed                                                                                                                                                       </w:t>
      </w:r>
      <w:bookmarkEnd w:id="81"/>
    </w:p>
    <w:p>
      <w:pPr>
        <w:pStyle w:val="Body"/>
        <w:tabs>
          <w:tab w:val="left" w:pos="709"/>
        </w:tabs>
        <w:rPr>
          <w:sz w:val="22"/>
          <w:szCs w:val="22"/>
        </w:rPr>
      </w:pPr>
      <w:r>
        <w:rPr>
          <w:sz w:val="22"/>
          <w:szCs w:val="22"/>
          <w:rtl w:val="0"/>
          <w:lang w:val="en-US"/>
        </w:rPr>
        <w:t xml:space="preserve">Perform the tasks given below and get your instructor to verify after you complete:                  </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Connect a PC to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1</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IP Configuration to the PC</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2</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an IP Address and a Subnet Mask to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interface</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5</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Enable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interface</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6</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Ensure connectivity between the PC and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interface</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7 &amp; 8</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Save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configuration</w:t>
      </w:r>
      <w:r>
        <w:rPr>
          <w:outline w:val="0"/>
          <w:color w:val="000000"/>
          <w:sz w:val="22"/>
          <w:szCs w:val="22"/>
          <w:rtl w:val="0"/>
          <w:lang w:val="en-US"/>
          <w14:textFill>
            <w14:solidFill>
              <w14:srgbClr w14:val="000000"/>
            </w14:solidFill>
          </w14:textFill>
        </w:rPr>
        <w:t>…</w:t>
      </w:r>
      <w:r>
        <w:rPr>
          <w:outline w:val="0"/>
          <w:color w:val="000000"/>
          <w:sz w:val="24"/>
          <w:szCs w:val="24"/>
          <w:rtl w:val="0"/>
          <w:lang w:val="en-US"/>
          <w14:textFill>
            <w14:solidFill>
              <w14:srgbClr w14:val="000000"/>
            </w14:solidFill>
          </w14:textFill>
        </w:rPr>
        <w:t>…</w:t>
      </w:r>
      <w:r>
        <w:rPr>
          <w:outline w:val="0"/>
          <w:color w:val="000000"/>
          <w:sz w:val="22"/>
          <w:szCs w:val="22"/>
          <w:rtl w:val="0"/>
          <w:lang w:val="en-US"/>
          <w14:textFill>
            <w14:solidFill>
              <w14:srgbClr w14:val="000000"/>
            </w14:solidFill>
          </w14:textFill>
        </w:rPr>
        <w:t>………………………………………………………………</w:t>
      </w:r>
      <w:r>
        <w:rPr>
          <w:outline w:val="0"/>
          <w:color w:val="000000"/>
          <w:sz w:val="22"/>
          <w:szCs w:val="22"/>
          <w:rtl w:val="0"/>
          <w:lang w:val="en-US"/>
          <w14:textFill>
            <w14:solidFill>
              <w14:srgbClr w14:val="000000"/>
            </w14:solidFill>
          </w14:textFill>
        </w:rPr>
        <w:t>.</w:t>
      </w:r>
      <w:r>
        <w:rPr>
          <w:outline w:val="0"/>
          <w:color w:val="262626"/>
          <w:sz w:val="22"/>
          <w:szCs w:val="22"/>
          <w:u w:color="262626"/>
          <w:rtl w:val="0"/>
          <w:lang w:val="en-US"/>
          <w14:textFill>
            <w14:solidFill>
              <w14:srgbClr w14:val="262626"/>
            </w14:solidFill>
          </w14:textFill>
        </w:rPr>
        <w:t>Refer to Lab 4, Step 5</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Backup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Startup configuration to the PC</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Step 1 below</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Reset the Router to its default configuration</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4, Step 6</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Restore the Router</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s Startup configuration to the PC</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Step 2 below</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Reset the Router to its default configuration after you complete</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4, Step 6</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Reset the LAN Adapter on the PC to Dynamic Addressing</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2</w:t>
      </w:r>
    </w:p>
    <w:p>
      <w:pPr>
        <w:pStyle w:val="List Paragraph"/>
        <w:numPr>
          <w:ilvl w:val="0"/>
          <w:numId w:val="136"/>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Re-connect the White Ethernet cable to the PC</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2</w:t>
      </w:r>
    </w:p>
    <w:p>
      <w:pPr>
        <w:pStyle w:val="List Paragraph"/>
        <w:tabs>
          <w:tab w:val="left" w:pos="709"/>
        </w:tabs>
        <w:rPr>
          <w:outline w:val="0"/>
          <w:color w:val="262626"/>
          <w:sz w:val="22"/>
          <w:szCs w:val="22"/>
          <w:u w:color="262626"/>
          <w14:textFill>
            <w14:solidFill>
              <w14:srgbClr w14:val="262626"/>
            </w14:solidFill>
          </w14:textFill>
        </w:rPr>
      </w:pPr>
    </w:p>
    <w:p>
      <w:pPr>
        <w:pStyle w:val="Heading 2"/>
      </w:pPr>
      <w:bookmarkStart w:name="_Toc74" w:id="82"/>
      <w:r>
        <w:rPr>
          <w:rFonts w:cs="Arial Unicode MS" w:eastAsia="Arial Unicode MS"/>
          <w:rtl w:val="0"/>
          <w:lang w:val="en-US"/>
        </w:rPr>
        <w:t>Step 1: Backup the Router</w:t>
      </w:r>
      <w:r>
        <w:rPr>
          <w:rFonts w:cs="Arial Unicode MS" w:eastAsia="Arial Unicode MS" w:hint="default"/>
          <w:rtl w:val="1"/>
        </w:rPr>
        <w:t>’</w:t>
      </w:r>
      <w:r>
        <w:rPr>
          <w:rFonts w:cs="Arial Unicode MS" w:eastAsia="Arial Unicode MS"/>
          <w:rtl w:val="0"/>
          <w:lang w:val="en-US"/>
        </w:rPr>
        <w:t>s Startup Configuration to the PC</w:t>
      </w:r>
      <w:bookmarkEnd w:id="82"/>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14:textFill>
            <w14:solidFill>
              <w14:srgbClr w14:val="262626"/>
            </w14:solidFill>
          </w14:textFill>
        </w:rPr>
        <w:t>Trivial File Transfer Protocol</w:t>
      </w:r>
      <w:r>
        <w:rPr>
          <w:outline w:val="0"/>
          <w:color w:val="262626"/>
          <w:sz w:val="22"/>
          <w:szCs w:val="22"/>
          <w:u w:color="262626"/>
          <w:rtl w:val="0"/>
          <w14:textFill>
            <w14:solidFill>
              <w14:srgbClr w14:val="262626"/>
            </w14:solidFill>
          </w14:textFill>
        </w:rPr>
        <w:t> </w:t>
      </w:r>
      <w:r>
        <w:rPr>
          <w:outline w:val="0"/>
          <w:color w:val="262626"/>
          <w:sz w:val="22"/>
          <w:szCs w:val="22"/>
          <w:u w:color="262626"/>
          <w:rtl w:val="0"/>
          <w:lang w:val="en-US"/>
          <w14:textFill>
            <w14:solidFill>
              <w14:srgbClr w14:val="262626"/>
            </w14:solidFill>
          </w14:textFill>
        </w:rPr>
        <w:t>(TFTP) is a simple</w:t>
      </w:r>
      <w:r>
        <w:rPr>
          <w:outline w:val="0"/>
          <w:color w:val="262626"/>
          <w:sz w:val="22"/>
          <w:szCs w:val="22"/>
          <w:u w:color="262626"/>
          <w:rtl w:val="0"/>
          <w14:textFill>
            <w14:solidFill>
              <w14:srgbClr w14:val="262626"/>
            </w14:solidFill>
          </w14:textFill>
        </w:rPr>
        <w:t> </w:t>
      </w:r>
      <w:r>
        <w:rPr>
          <w:outline w:val="0"/>
          <w:color w:val="262626"/>
          <w:sz w:val="22"/>
          <w:szCs w:val="22"/>
          <w:u w:color="262626"/>
          <w:rtl w:val="0"/>
          <w:lang w:val="de-DE"/>
          <w14:textFill>
            <w14:solidFill>
              <w14:srgbClr w14:val="262626"/>
            </w14:solidFill>
          </w14:textFill>
        </w:rPr>
        <w:t>File Transfer Protocol</w:t>
      </w:r>
      <w:r>
        <w:rPr>
          <w:outline w:val="0"/>
          <w:color w:val="262626"/>
          <w:sz w:val="22"/>
          <w:szCs w:val="22"/>
          <w:u w:color="262626"/>
          <w:rtl w:val="0"/>
          <w14:textFill>
            <w14:solidFill>
              <w14:srgbClr w14:val="262626"/>
            </w14:solidFill>
          </w14:textFill>
        </w:rPr>
        <w:t> </w:t>
      </w:r>
      <w:r>
        <w:rPr>
          <w:outline w:val="0"/>
          <w:color w:val="262626"/>
          <w:sz w:val="22"/>
          <w:szCs w:val="22"/>
          <w:u w:color="262626"/>
          <w:rtl w:val="0"/>
          <w:lang w:val="en-US"/>
          <w14:textFill>
            <w14:solidFill>
              <w14:srgbClr w14:val="262626"/>
            </w14:solidFill>
          </w14:textFill>
        </w:rPr>
        <w:t>which allows a</w:t>
      </w:r>
      <w:r>
        <w:rPr>
          <w:outline w:val="0"/>
          <w:color w:val="262626"/>
          <w:sz w:val="22"/>
          <w:szCs w:val="22"/>
          <w:u w:color="262626"/>
          <w:rtl w:val="0"/>
          <w14:textFill>
            <w14:solidFill>
              <w14:srgbClr w14:val="262626"/>
            </w14:solidFill>
          </w14:textFill>
        </w:rPr>
        <w:t> </w:t>
      </w:r>
      <w:r>
        <w:rPr>
          <w:outline w:val="0"/>
          <w:color w:val="262626"/>
          <w:sz w:val="22"/>
          <w:szCs w:val="22"/>
          <w:u w:color="262626"/>
          <w:rtl w:val="0"/>
          <w:lang w:val="it-IT"/>
          <w14:textFill>
            <w14:solidFill>
              <w14:srgbClr w14:val="262626"/>
            </w14:solidFill>
          </w14:textFill>
        </w:rPr>
        <w:t>client</w:t>
      </w:r>
      <w:r>
        <w:rPr>
          <w:outline w:val="0"/>
          <w:color w:val="262626"/>
          <w:sz w:val="22"/>
          <w:szCs w:val="22"/>
          <w:u w:color="262626"/>
          <w:rtl w:val="0"/>
          <w14:textFill>
            <w14:solidFill>
              <w14:srgbClr w14:val="262626"/>
            </w14:solidFill>
          </w14:textFill>
        </w:rPr>
        <w:t> </w:t>
      </w:r>
      <w:r>
        <w:rPr>
          <w:outline w:val="0"/>
          <w:color w:val="262626"/>
          <w:sz w:val="22"/>
          <w:szCs w:val="22"/>
          <w:u w:color="262626"/>
          <w:rtl w:val="0"/>
          <w:lang w:val="en-US"/>
          <w14:textFill>
            <w14:solidFill>
              <w14:srgbClr w14:val="262626"/>
            </w14:solidFill>
          </w14:textFill>
        </w:rPr>
        <w:t>to get a file from or put a file onto a remote</w:t>
      </w:r>
      <w:r>
        <w:rPr>
          <w:outline w:val="0"/>
          <w:color w:val="262626"/>
          <w:sz w:val="22"/>
          <w:szCs w:val="22"/>
          <w:u w:color="262626"/>
          <w:rtl w:val="0"/>
          <w14:textFill>
            <w14:solidFill>
              <w14:srgbClr w14:val="262626"/>
            </w14:solidFill>
          </w14:textFill>
        </w:rPr>
        <w:t> </w:t>
      </w:r>
      <w:r>
        <w:rPr>
          <w:outline w:val="0"/>
          <w:color w:val="262626"/>
          <w:sz w:val="22"/>
          <w:szCs w:val="22"/>
          <w:u w:color="262626"/>
          <w:rtl w:val="0"/>
          <w14:textFill>
            <w14:solidFill>
              <w14:srgbClr w14:val="262626"/>
            </w14:solidFill>
          </w14:textFill>
        </w:rPr>
        <w:t xml:space="preserve">host. </w:t>
      </w:r>
    </w:p>
    <w:p>
      <w:pPr>
        <w:pStyle w:val="List Paragraph"/>
        <w:numPr>
          <w:ilvl w:val="0"/>
          <w:numId w:val="129"/>
        </w:numPr>
        <w:bidi w:val="0"/>
        <w:ind w:right="0"/>
        <w:jc w:val="left"/>
        <w:rPr>
          <w:outline w:val="0"/>
          <w:color w:val="262626"/>
          <w:sz w:val="22"/>
          <w:szCs w:val="22"/>
          <w:rtl w:val="0"/>
          <w:lang w:val="en-US"/>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Setup a TFTP Server</w:t>
      </w:r>
    </w:p>
    <w:p>
      <w:pPr>
        <w:pStyle w:val="List Paragraph"/>
        <w:tabs>
          <w:tab w:val="left" w:pos="709"/>
        </w:tabs>
        <w:rPr>
          <w:b w:val="1"/>
          <w:bCs w:val="1"/>
          <w:outline w:val="0"/>
          <w:color w:val="262626"/>
          <w:sz w:val="10"/>
          <w:szCs w:val="10"/>
          <w:u w:color="262626"/>
          <w14:textFill>
            <w14:solidFill>
              <w14:srgbClr w14:val="262626"/>
            </w14:solidFill>
          </w14:textFill>
        </w:rPr>
      </w:pPr>
    </w:p>
    <w:p>
      <w:pPr>
        <w:pStyle w:val="List Paragraph"/>
        <w:numPr>
          <w:ilvl w:val="0"/>
          <w:numId w:val="132"/>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 xml:space="preserve">Open the </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Tftpd</w:t>
      </w:r>
      <w:r>
        <w:rPr>
          <w:b w:val="0"/>
          <w:bCs w:val="0"/>
          <w:outline w:val="0"/>
          <w:color w:val="262626"/>
          <w:sz w:val="22"/>
          <w:szCs w:val="22"/>
          <w:u w:color="262626"/>
          <w:rtl w:val="0"/>
          <w:lang w:val="en-US"/>
          <w14:textFill>
            <w14:solidFill>
              <w14:srgbClr w14:val="262626"/>
            </w14:solidFill>
          </w14:textFill>
        </w:rPr>
        <w:t xml:space="preserve">” </w:t>
      </w:r>
      <w:r>
        <w:rPr>
          <w:b w:val="0"/>
          <w:bCs w:val="0"/>
          <w:outline w:val="0"/>
          <w:color w:val="262626"/>
          <w:sz w:val="22"/>
          <w:szCs w:val="22"/>
          <w:u w:color="262626"/>
          <w:rtl w:val="0"/>
          <w:lang w:val="en-US"/>
          <w14:textFill>
            <w14:solidFill>
              <w14:srgbClr w14:val="262626"/>
            </w14:solidFill>
          </w14:textFill>
        </w:rPr>
        <w:t>software installed on the PC</w:t>
      </w:r>
    </w:p>
    <w:p>
      <w:pPr>
        <w:pStyle w:val="List Paragraph"/>
        <w:numPr>
          <w:ilvl w:val="0"/>
          <w:numId w:val="132"/>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This software creates a TFTP Server on the PC</w:t>
      </w:r>
    </w:p>
    <w:p>
      <w:pPr>
        <w:pStyle w:val="List Paragraph"/>
        <w:tabs>
          <w:tab w:val="left" w:pos="709"/>
        </w:tabs>
        <w:ind w:firstLine="360"/>
        <w:rPr>
          <w:outline w:val="0"/>
          <w:color w:val="262626"/>
          <w:sz w:val="22"/>
          <w:szCs w:val="22"/>
          <w:u w:color="262626"/>
          <w14:textFill>
            <w14:solidFill>
              <w14:srgbClr w14:val="262626"/>
            </w14:solidFill>
          </w14:textFill>
        </w:rPr>
      </w:pPr>
      <w:r>
        <w:drawing xmlns:a="http://schemas.openxmlformats.org/drawingml/2006/main">
          <wp:inline distT="0" distB="0" distL="0" distR="0">
            <wp:extent cx="3027258" cy="2583180"/>
            <wp:effectExtent l="0" t="0" r="0" b="0"/>
            <wp:docPr id="1073741873" name="officeArt object" descr="Picture 29"/>
            <wp:cNvGraphicFramePr/>
            <a:graphic xmlns:a="http://schemas.openxmlformats.org/drawingml/2006/main">
              <a:graphicData uri="http://schemas.openxmlformats.org/drawingml/2006/picture">
                <pic:pic xmlns:pic="http://schemas.openxmlformats.org/drawingml/2006/picture">
                  <pic:nvPicPr>
                    <pic:cNvPr id="1073741873" name="Picture 29" descr="Picture 29"/>
                    <pic:cNvPicPr>
                      <a:picLocks noChangeAspect="1"/>
                    </pic:cNvPicPr>
                  </pic:nvPicPr>
                  <pic:blipFill>
                    <a:blip r:embed="rId34">
                      <a:extLst/>
                    </a:blip>
                    <a:stretch>
                      <a:fillRect/>
                    </a:stretch>
                  </pic:blipFill>
                  <pic:spPr>
                    <a:xfrm>
                      <a:off x="0" y="0"/>
                      <a:ext cx="3027258" cy="2583180"/>
                    </a:xfrm>
                    <a:prstGeom prst="rect">
                      <a:avLst/>
                    </a:prstGeom>
                    <a:ln w="38100" cap="sq">
                      <a:solidFill>
                        <a:srgbClr val="000000"/>
                      </a:solidFill>
                      <a:prstDash val="solid"/>
                      <a:miter lim="800000"/>
                    </a:ln>
                    <a:effectLst>
                      <a:outerShdw sx="100000" sy="100000" kx="0" ky="0" algn="b" rotWithShape="0" blurRad="50800" dist="38100" dir="2700000">
                        <a:srgbClr val="000000">
                          <a:alpha val="43000"/>
                        </a:srgbClr>
                      </a:outerShdw>
                    </a:effectLst>
                  </pic:spPr>
                </pic:pic>
              </a:graphicData>
            </a:graphic>
          </wp:inline>
        </w:drawing>
      </w:r>
    </w:p>
    <w:p>
      <w:pPr>
        <w:pStyle w:val="List Paragraph"/>
        <w:numPr>
          <w:ilvl w:val="0"/>
          <w:numId w:val="138"/>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 xml:space="preserve">Change the Current Directory to allow saving the file to the </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Desktop</w:t>
      </w:r>
      <w:r>
        <w:rPr>
          <w:outline w:val="0"/>
          <w:color w:val="262626"/>
          <w:sz w:val="22"/>
          <w:szCs w:val="22"/>
          <w:u w:color="262626"/>
          <w:rtl w:val="0"/>
          <w:lang w:val="en-US"/>
          <w14:textFill>
            <w14:solidFill>
              <w14:srgbClr w14:val="262626"/>
            </w14:solidFill>
          </w14:textFill>
        </w:rPr>
        <w:t>”</w:t>
      </w:r>
    </w:p>
    <w:p>
      <w:pPr>
        <w:pStyle w:val="List Paragraph"/>
        <w:numPr>
          <w:ilvl w:val="0"/>
          <w:numId w:val="138"/>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Choose the Server interface with the IP Address assigned to the LAN adapter of the PC</w:t>
      </w:r>
    </w:p>
    <w:p>
      <w:pPr>
        <w:pStyle w:val="Body"/>
        <w:tabs>
          <w:tab w:val="left" w:pos="709"/>
        </w:tabs>
        <w:ind w:left="720" w:firstLine="360"/>
        <w:rPr>
          <w:outline w:val="0"/>
          <w:color w:val="262626"/>
          <w:sz w:val="22"/>
          <w:szCs w:val="22"/>
          <w:u w:color="262626"/>
          <w14:textFill>
            <w14:solidFill>
              <w14:srgbClr w14:val="262626"/>
            </w14:solidFill>
          </w14:textFill>
        </w:rPr>
      </w:pPr>
      <w:r>
        <w:drawing xmlns:a="http://schemas.openxmlformats.org/drawingml/2006/main">
          <wp:inline distT="0" distB="0" distL="0" distR="0">
            <wp:extent cx="5318760" cy="4066569"/>
            <wp:effectExtent l="0" t="0" r="0" b="0"/>
            <wp:docPr id="1073741874" name="officeArt object" descr="Picture 30"/>
            <wp:cNvGraphicFramePr/>
            <a:graphic xmlns:a="http://schemas.openxmlformats.org/drawingml/2006/main">
              <a:graphicData uri="http://schemas.openxmlformats.org/drawingml/2006/picture">
                <pic:pic xmlns:pic="http://schemas.openxmlformats.org/drawingml/2006/picture">
                  <pic:nvPicPr>
                    <pic:cNvPr id="1073741874" name="Picture 30" descr="Picture 30"/>
                    <pic:cNvPicPr>
                      <a:picLocks noChangeAspect="1"/>
                    </pic:cNvPicPr>
                  </pic:nvPicPr>
                  <pic:blipFill>
                    <a:blip r:embed="rId35">
                      <a:extLst/>
                    </a:blip>
                    <a:stretch>
                      <a:fillRect/>
                    </a:stretch>
                  </pic:blipFill>
                  <pic:spPr>
                    <a:xfrm>
                      <a:off x="0" y="0"/>
                      <a:ext cx="5318760" cy="4066569"/>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List Paragraph"/>
        <w:tabs>
          <w:tab w:val="left" w:pos="709"/>
        </w:tabs>
        <w:rPr>
          <w:outline w:val="0"/>
          <w:color w:val="262626"/>
          <w:sz w:val="22"/>
          <w:szCs w:val="22"/>
          <w:u w:color="262626"/>
          <w14:textFill>
            <w14:solidFill>
              <w14:srgbClr w14:val="262626"/>
            </w14:solidFill>
          </w14:textFill>
        </w:rPr>
      </w:pPr>
    </w:p>
    <w:p>
      <w:pPr>
        <w:pStyle w:val="List Paragraph"/>
        <w:numPr>
          <w:ilvl w:val="0"/>
          <w:numId w:val="129"/>
        </w:numPr>
        <w:bidi w:val="0"/>
        <w:ind w:right="0"/>
        <w:jc w:val="left"/>
        <w:rPr>
          <w:outline w:val="0"/>
          <w:color w:val="262626"/>
          <w:sz w:val="22"/>
          <w:szCs w:val="22"/>
          <w:rtl w:val="0"/>
          <w:lang w:val="en-US"/>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Copy the Startup Configuration from the Router to the TFTP Server</w:t>
      </w:r>
    </w:p>
    <w:p>
      <w:pPr>
        <w:pStyle w:val="List Paragraph"/>
        <w:tabs>
          <w:tab w:val="left" w:pos="709"/>
        </w:tabs>
        <w:rPr>
          <w:outline w:val="0"/>
          <w:color w:val="262626"/>
          <w:sz w:val="10"/>
          <w:szCs w:val="10"/>
          <w:u w:color="262626"/>
          <w14:textFill>
            <w14:solidFill>
              <w14:srgbClr w14:val="262626"/>
            </w14:solidFill>
          </w14:textFill>
        </w:rPr>
      </w:pPr>
    </w:p>
    <w:p>
      <w:pPr>
        <w:pStyle w:val="List Paragraph"/>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Use the copy command to backup the startup configuration:</w:t>
      </w:r>
    </w:p>
    <w:p>
      <w:pPr>
        <w:pStyle w:val="List Paragraph"/>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 </w:t>
      </w:r>
      <w:r>
        <w:rPr>
          <w:b w:val="1"/>
          <w:bCs w:val="1"/>
          <w:outline w:val="0"/>
          <w:color w:val="0070c0"/>
          <w:sz w:val="22"/>
          <w:szCs w:val="22"/>
          <w:u w:color="0070c0"/>
          <w:rtl w:val="0"/>
          <w:lang w:val="en-US"/>
          <w14:textFill>
            <w14:solidFill>
              <w14:srgbClr w14:val="0070C0"/>
            </w14:solidFill>
          </w14:textFill>
        </w:rPr>
        <w:t xml:space="preserve">copy </w:t>
      </w:r>
      <w:r>
        <w:rPr>
          <w:b w:val="1"/>
          <w:bCs w:val="1"/>
          <w:outline w:val="0"/>
          <w:color w:val="262626"/>
          <w:sz w:val="22"/>
          <w:szCs w:val="22"/>
          <w:u w:color="262626"/>
          <w:rtl w:val="0"/>
          <w:lang w:val="en-US"/>
          <w14:textFill>
            <w14:solidFill>
              <w14:srgbClr w14:val="262626"/>
            </w14:solidFill>
          </w14:textFill>
        </w:rPr>
        <w:t>&lt;</w:t>
      </w:r>
      <w:r>
        <w:rPr>
          <w:b w:val="1"/>
          <w:bCs w:val="1"/>
          <w:outline w:val="0"/>
          <w:color w:val="ff0000"/>
          <w:sz w:val="22"/>
          <w:szCs w:val="22"/>
          <w:u w:color="ff0000"/>
          <w:rtl w:val="0"/>
          <w:lang w:val="en-US"/>
          <w14:textFill>
            <w14:solidFill>
              <w14:srgbClr w14:val="FF0000"/>
            </w14:solidFill>
          </w14:textFill>
        </w:rPr>
        <w:t>source</w:t>
      </w:r>
      <w:r>
        <w:rPr>
          <w:b w:val="1"/>
          <w:bCs w:val="1"/>
          <w:outline w:val="0"/>
          <w:color w:val="262626"/>
          <w:sz w:val="22"/>
          <w:szCs w:val="22"/>
          <w:u w:color="262626"/>
          <w:rtl w:val="0"/>
          <w:lang w:val="en-US"/>
          <w14:textFill>
            <w14:solidFill>
              <w14:srgbClr w14:val="262626"/>
            </w14:solidFill>
          </w14:textFill>
        </w:rPr>
        <w:t>&gt; &lt;</w:t>
      </w:r>
      <w:r>
        <w:rPr>
          <w:b w:val="1"/>
          <w:bCs w:val="1"/>
          <w:outline w:val="0"/>
          <w:color w:val="ff0000"/>
          <w:sz w:val="22"/>
          <w:szCs w:val="22"/>
          <w:u w:color="ff0000"/>
          <w:rtl w:val="0"/>
          <w:lang w:val="en-US"/>
          <w14:textFill>
            <w14:solidFill>
              <w14:srgbClr w14:val="FF0000"/>
            </w14:solidFill>
          </w14:textFill>
        </w:rPr>
        <w:t>destination</w:t>
      </w:r>
      <w:r>
        <w:rPr>
          <w:b w:val="1"/>
          <w:bCs w:val="1"/>
          <w:outline w:val="0"/>
          <w:color w:val="262626"/>
          <w:sz w:val="22"/>
          <w:szCs w:val="22"/>
          <w:u w:color="262626"/>
          <w:rtl w:val="0"/>
          <w:lang w:val="en-US"/>
          <w14:textFill>
            <w14:solidFill>
              <w14:srgbClr w14:val="262626"/>
            </w14:solidFill>
          </w14:textFill>
        </w:rPr>
        <w:t>&gt;</w:t>
      </w:r>
    </w:p>
    <w:p>
      <w:pPr>
        <w:pStyle w:val="List Paragraph"/>
        <w:tabs>
          <w:tab w:val="left" w:pos="709"/>
        </w:tabs>
        <w:rPr>
          <w:b w:val="1"/>
          <w:bCs w:val="1"/>
          <w:outline w:val="0"/>
          <w:color w:val="ff0000"/>
          <w:sz w:val="22"/>
          <w:szCs w:val="22"/>
          <w:u w:color="ff0000"/>
          <w14:textFill>
            <w14:solidFill>
              <w14:srgbClr w14:val="FF0000"/>
            </w14:solidFill>
          </w14:textFill>
        </w:rPr>
      </w:pPr>
      <w:r>
        <w:rPr>
          <w:b w:val="1"/>
          <w:bCs w:val="1"/>
          <w:outline w:val="0"/>
          <w:color w:val="262626"/>
          <w:sz w:val="22"/>
          <w:szCs w:val="22"/>
          <w:u w:color="262626"/>
          <w:rtl w:val="0"/>
          <w:lang w:val="en-US"/>
          <w14:textFill>
            <w14:solidFill>
              <w14:srgbClr w14:val="262626"/>
            </w14:solidFill>
          </w14:textFill>
        </w:rPr>
        <w:t xml:space="preserve"># </w:t>
      </w:r>
      <w:r>
        <w:rPr>
          <w:b w:val="1"/>
          <w:bCs w:val="1"/>
          <w:outline w:val="0"/>
          <w:color w:val="0070c0"/>
          <w:sz w:val="22"/>
          <w:szCs w:val="22"/>
          <w:u w:color="0070c0"/>
          <w:rtl w:val="0"/>
          <w:lang w:val="en-US"/>
          <w14:textFill>
            <w14:solidFill>
              <w14:srgbClr w14:val="0070C0"/>
            </w14:solidFill>
          </w14:textFill>
        </w:rPr>
        <w:t xml:space="preserve">copy </w:t>
      </w:r>
      <w:r>
        <w:rPr>
          <w:b w:val="1"/>
          <w:bCs w:val="1"/>
          <w:outline w:val="0"/>
          <w:color w:val="ff0000"/>
          <w:sz w:val="22"/>
          <w:szCs w:val="22"/>
          <w:u w:color="ff0000"/>
          <w:rtl w:val="0"/>
          <w:lang w:val="en-US"/>
          <w14:textFill>
            <w14:solidFill>
              <w14:srgbClr w14:val="FF0000"/>
            </w14:solidFill>
          </w14:textFill>
        </w:rPr>
        <w:t>startup-config</w:t>
      </w:r>
      <w:r>
        <w:rPr>
          <w:b w:val="1"/>
          <w:bCs w:val="1"/>
          <w:outline w:val="0"/>
          <w:color w:val="262626"/>
          <w:sz w:val="22"/>
          <w:szCs w:val="22"/>
          <w:u w:color="262626"/>
          <w:rtl w:val="0"/>
          <w:lang w:val="en-US"/>
          <w14:textFill>
            <w14:solidFill>
              <w14:srgbClr w14:val="262626"/>
            </w14:solidFill>
          </w14:textFill>
        </w:rPr>
        <w:t xml:space="preserve"> </w:t>
      </w:r>
      <w:r>
        <w:rPr>
          <w:b w:val="1"/>
          <w:bCs w:val="1"/>
          <w:outline w:val="0"/>
          <w:color w:val="ff0000"/>
          <w:sz w:val="22"/>
          <w:szCs w:val="22"/>
          <w:u w:color="ff0000"/>
          <w:rtl w:val="0"/>
          <w:lang w:val="en-US"/>
          <w14:textFill>
            <w14:solidFill>
              <w14:srgbClr w14:val="FF0000"/>
            </w14:solidFill>
          </w14:textFill>
        </w:rPr>
        <w:t>tftp:</w:t>
      </w:r>
    </w:p>
    <w:p>
      <w:pPr>
        <w:pStyle w:val="List Paragraph"/>
        <w:tabs>
          <w:tab w:val="left" w:pos="709"/>
        </w:tabs>
        <w:rPr>
          <w:b w:val="1"/>
          <w:bCs w:val="1"/>
          <w:outline w:val="0"/>
          <w:color w:val="ff0000"/>
          <w:sz w:val="22"/>
          <w:szCs w:val="22"/>
          <w:u w:color="ff0000"/>
          <w14:textFill>
            <w14:solidFill>
              <w14:srgbClr w14:val="FF0000"/>
            </w14:solidFill>
          </w14:textFill>
        </w:rPr>
      </w:pPr>
    </w:p>
    <w:p>
      <w:pPr>
        <w:pStyle w:val="List Paragraph"/>
        <w:numPr>
          <w:ilvl w:val="0"/>
          <w:numId w:val="140"/>
        </w:numPr>
        <w:bidi w:val="0"/>
        <w:ind w:right="0"/>
        <w:jc w:val="left"/>
        <w:rPr>
          <w:b w:val="1"/>
          <w:bCs w:val="1"/>
          <w:sz w:val="22"/>
          <w:szCs w:val="22"/>
          <w:rtl w:val="0"/>
          <w:lang w:val="en-US"/>
        </w:rPr>
      </w:pPr>
      <w:r>
        <w:rPr>
          <w:b w:val="0"/>
          <w:bCs w:val="0"/>
          <w:sz w:val="22"/>
          <w:szCs w:val="22"/>
          <w:rtl w:val="0"/>
          <w:lang w:val="en-US"/>
        </w:rPr>
        <w:t>Address or name of the remote host - IP Address of the TFTP server</w:t>
      </w:r>
    </w:p>
    <w:p>
      <w:pPr>
        <w:pStyle w:val="List Paragraph"/>
        <w:tabs>
          <w:tab w:val="left" w:pos="709"/>
        </w:tabs>
        <w:ind w:left="1440" w:firstLine="0"/>
        <w:rPr>
          <w:b w:val="1"/>
          <w:bCs w:val="1"/>
          <w:sz w:val="22"/>
          <w:szCs w:val="22"/>
        </w:rPr>
      </w:pPr>
    </w:p>
    <w:p>
      <w:pPr>
        <w:pStyle w:val="List Paragraph"/>
        <w:numPr>
          <w:ilvl w:val="0"/>
          <w:numId w:val="140"/>
        </w:numPr>
        <w:bidi w:val="0"/>
        <w:ind w:right="0"/>
        <w:jc w:val="left"/>
        <w:rPr>
          <w:b w:val="1"/>
          <w:bCs w:val="1"/>
          <w:sz w:val="22"/>
          <w:szCs w:val="22"/>
          <w:rtl w:val="0"/>
          <w:lang w:val="en-US"/>
        </w:rPr>
      </w:pPr>
      <w:r>
        <w:rPr>
          <w:b w:val="0"/>
          <w:bCs w:val="0"/>
          <w:sz w:val="22"/>
          <w:szCs w:val="22"/>
          <w:rtl w:val="0"/>
          <w:lang w:val="en-US"/>
        </w:rPr>
        <w:t>Changing the name of the destination file is optional, press enter to use the default name</w:t>
      </w:r>
    </w:p>
    <w:p>
      <w:pPr>
        <w:pStyle w:val="Body"/>
        <w:tabs>
          <w:tab w:val="left" w:pos="709"/>
        </w:tabs>
        <w:rPr>
          <w:b w:val="1"/>
          <w:bCs w:val="1"/>
        </w:rPr>
      </w:pPr>
      <w:r>
        <w:rPr>
          <w:b w:val="1"/>
          <w:bCs w:val="1"/>
        </w:rPr>
        <w:tab/>
      </w:r>
      <w:r>
        <w:drawing xmlns:a="http://schemas.openxmlformats.org/drawingml/2006/main">
          <wp:inline distT="0" distB="0" distL="0" distR="0">
            <wp:extent cx="5494019" cy="1735840"/>
            <wp:effectExtent l="0" t="0" r="0" b="0"/>
            <wp:docPr id="1073741875" name="officeArt object" descr="Picture 605"/>
            <wp:cNvGraphicFramePr/>
            <a:graphic xmlns:a="http://schemas.openxmlformats.org/drawingml/2006/main">
              <a:graphicData uri="http://schemas.openxmlformats.org/drawingml/2006/picture">
                <pic:pic xmlns:pic="http://schemas.openxmlformats.org/drawingml/2006/picture">
                  <pic:nvPicPr>
                    <pic:cNvPr id="1073741875" name="Picture 605" descr="Picture 605"/>
                    <pic:cNvPicPr>
                      <a:picLocks noChangeAspect="1"/>
                    </pic:cNvPicPr>
                  </pic:nvPicPr>
                  <pic:blipFill>
                    <a:blip r:embed="rId36">
                      <a:extLst/>
                    </a:blip>
                    <a:stretch>
                      <a:fillRect/>
                    </a:stretch>
                  </pic:blipFill>
                  <pic:spPr>
                    <a:xfrm>
                      <a:off x="0" y="0"/>
                      <a:ext cx="5494019" cy="1735840"/>
                    </a:xfrm>
                    <a:prstGeom prst="rect">
                      <a:avLst/>
                    </a:prstGeom>
                    <a:ln w="12700" cap="flat">
                      <a:noFill/>
                      <a:miter lim="400000"/>
                    </a:ln>
                    <a:effectLst/>
                  </pic:spPr>
                </pic:pic>
              </a:graphicData>
            </a:graphic>
          </wp:inline>
        </w:drawing>
      </w:r>
    </w:p>
    <w:p>
      <w:pPr>
        <w:pStyle w:val="Body"/>
        <w:tabs>
          <w:tab w:val="left" w:pos="709"/>
        </w:tabs>
        <w:rPr>
          <w:b w:val="1"/>
          <w:bCs w:val="1"/>
        </w:rPr>
      </w:pPr>
    </w:p>
    <w:p>
      <w:pPr>
        <w:pStyle w:val="Heading 2"/>
      </w:pPr>
      <w:bookmarkStart w:name="_Toc75" w:id="83"/>
      <w:r>
        <w:rPr>
          <w:rFonts w:cs="Arial Unicode MS" w:eastAsia="Arial Unicode MS"/>
          <w:rtl w:val="0"/>
          <w:lang w:val="en-US"/>
        </w:rPr>
        <w:t>Step 2: Restore the Router</w:t>
      </w:r>
      <w:r>
        <w:rPr>
          <w:rFonts w:cs="Arial Unicode MS" w:eastAsia="Arial Unicode MS" w:hint="default"/>
          <w:rtl w:val="1"/>
        </w:rPr>
        <w:t>’</w:t>
      </w:r>
      <w:r>
        <w:rPr>
          <w:rFonts w:cs="Arial Unicode MS" w:eastAsia="Arial Unicode MS"/>
          <w:rtl w:val="0"/>
          <w:lang w:val="en-US"/>
        </w:rPr>
        <w:t>s Startup configuration to the PC</w:t>
      </w:r>
      <w:bookmarkEnd w:id="83"/>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In order to restore the configuration on the TFTP server, first the existing startup configuration in the router must be removed followed by a reboot. IP connectivity between the Router and the PC hosting the TFTP server is essential for restoring the configuration.  After removing the router</w:t>
      </w:r>
      <w:r>
        <w:rPr>
          <w:outline w:val="0"/>
          <w:color w:val="262626"/>
          <w:sz w:val="22"/>
          <w:szCs w:val="22"/>
          <w:u w:color="262626"/>
          <w:rtl w:val="1"/>
          <w14:textFill>
            <w14:solidFill>
              <w14:srgbClr w14:val="262626"/>
            </w14:solidFill>
          </w14:textFill>
        </w:rPr>
        <w:t>’</w:t>
      </w:r>
      <w:r>
        <w:rPr>
          <w:outline w:val="0"/>
          <w:color w:val="262626"/>
          <w:sz w:val="22"/>
          <w:szCs w:val="22"/>
          <w:u w:color="262626"/>
          <w:rtl w:val="0"/>
          <w:lang w:val="en-US"/>
          <w14:textFill>
            <w14:solidFill>
              <w14:srgbClr w14:val="262626"/>
            </w14:solidFill>
          </w14:textFill>
        </w:rPr>
        <w:t>s startup configuration, repeat Task 3 to Task 6 to reinstate IP connectivity between the Router and the PC.</w:t>
      </w:r>
    </w:p>
    <w:p>
      <w:pPr>
        <w:pStyle w:val="Body"/>
        <w:tabs>
          <w:tab w:val="left" w:pos="709"/>
        </w:tabs>
        <w:rPr>
          <w:b w:val="1"/>
          <w:bCs w:val="1"/>
          <w:outline w:val="0"/>
          <w:color w:val="262626"/>
          <w:sz w:val="22"/>
          <w:szCs w:val="22"/>
          <w:u w:color="262626"/>
          <w14:textFill>
            <w14:solidFill>
              <w14:srgbClr w14:val="262626"/>
            </w14:solidFill>
          </w14:textFill>
        </w:rPr>
      </w:pPr>
    </w:p>
    <w:p>
      <w:pPr>
        <w:pStyle w:val="Body"/>
        <w:tabs>
          <w:tab w:val="left" w:pos="709"/>
        </w:tabs>
        <w:rPr>
          <w:b w:val="1"/>
          <w:bCs w:val="1"/>
          <w:outline w:val="0"/>
          <w:color w:val="ff0000"/>
          <w:sz w:val="22"/>
          <w:szCs w:val="22"/>
          <w:u w:color="ff0000"/>
          <w14:textFill>
            <w14:solidFill>
              <w14:srgbClr w14:val="FF0000"/>
            </w14:solidFill>
          </w14:textFill>
        </w:rPr>
      </w:pPr>
      <w:r>
        <w:rPr>
          <w:b w:val="1"/>
          <w:bCs w:val="1"/>
          <w:outline w:val="0"/>
          <w:color w:val="262626"/>
          <w:sz w:val="22"/>
          <w:szCs w:val="22"/>
          <w:u w:color="262626"/>
          <w:rtl w:val="0"/>
          <w14:textFill>
            <w14:solidFill>
              <w14:srgbClr w14:val="262626"/>
            </w14:solidFill>
          </w14:textFill>
        </w:rPr>
        <w:t xml:space="preserve">Commands to restore the configuration:                                                                                                                             </w:t>
      </w:r>
    </w:p>
    <w:p>
      <w:pPr>
        <w:pStyle w:val="Body"/>
        <w:tabs>
          <w:tab w:val="left" w:pos="709"/>
        </w:tabs>
        <w:rPr>
          <w:b w:val="1"/>
          <w:bCs w:val="1"/>
          <w:outline w:val="0"/>
          <w:color w:val="262626"/>
          <w:sz w:val="22"/>
          <w:szCs w:val="22"/>
          <w:u w:color="262626"/>
          <w14:textFill>
            <w14:solidFill>
              <w14:srgbClr w14:val="262626"/>
            </w14:solidFill>
          </w14:textFill>
        </w:rPr>
      </w:pPr>
    </w:p>
    <w:tbl>
      <w:tblPr>
        <w:tblW w:w="946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950"/>
        <w:gridCol w:w="1455"/>
        <w:gridCol w:w="6058"/>
      </w:tblGrid>
      <w:tr>
        <w:tblPrEx>
          <w:shd w:val="clear" w:color="auto" w:fill="cdd4e9"/>
        </w:tblPrEx>
        <w:trPr>
          <w:trHeight w:val="2130" w:hRule="atLeast"/>
        </w:trPr>
        <w:tc>
          <w:tcPr>
            <w:tcW w:type="dxa" w:w="1950"/>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5b9bd5"/>
            <w:tcMar>
              <w:top w:type="dxa" w:w="80"/>
              <w:left w:type="dxa" w:w="80"/>
              <w:bottom w:type="dxa" w:w="80"/>
              <w:right w:type="dxa" w:w="80"/>
            </w:tcMar>
            <w:vAlign w:val="center"/>
          </w:tcPr>
          <w:p>
            <w:pPr>
              <w:pStyle w:val="Body"/>
              <w:tabs>
                <w:tab w:val="left" w:pos="709"/>
              </w:tabs>
              <w:jc w:val="center"/>
            </w:pPr>
            <w:r>
              <w:rPr>
                <w:b w:val="1"/>
                <w:bCs w:val="1"/>
                <w:outline w:val="0"/>
                <w:color w:val="262626"/>
                <w:sz w:val="16"/>
                <w:szCs w:val="16"/>
                <w:u w:color="262626"/>
                <w:shd w:val="nil" w:color="auto" w:fill="auto"/>
                <w:rtl w:val="0"/>
                <w:lang w:val="en-US"/>
                <w14:textFill>
                  <w14:solidFill>
                    <w14:srgbClr w14:val="262626"/>
                  </w14:solidFill>
                </w14:textFill>
              </w:rPr>
              <w:t>Sequence of steps</w:t>
            </w:r>
          </w:p>
        </w:tc>
        <w:tc>
          <w:tcPr>
            <w:tcW w:type="dxa" w:w="1455"/>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deeaf6"/>
            <w:tcMar>
              <w:top w:type="dxa" w:w="80"/>
              <w:left w:type="dxa" w:w="80"/>
              <w:bottom w:type="dxa" w:w="80"/>
              <w:right w:type="dxa" w:w="80"/>
            </w:tcMar>
            <w:vAlign w:val="center"/>
          </w:tcPr>
          <w:p>
            <w:pPr>
              <w:pStyle w:val="Body"/>
              <w:tabs>
                <w:tab w:val="left" w:pos="709"/>
              </w:tabs>
              <w:spacing w:after="0" w:line="240" w:lineRule="auto"/>
            </w:pPr>
            <w:r>
              <w:rPr>
                <w:b w:val="1"/>
                <w:bCs w:val="1"/>
                <w:outline w:val="0"/>
                <w:color w:val="262626"/>
                <w:sz w:val="16"/>
                <w:szCs w:val="16"/>
                <w:u w:color="262626"/>
                <w:shd w:val="nil" w:color="auto" w:fill="auto"/>
                <w:rtl w:val="0"/>
                <w:lang w:val="en-US"/>
                <w14:textFill>
                  <w14:solidFill>
                    <w14:srgbClr w14:val="262626"/>
                  </w14:solidFill>
                </w14:textFill>
              </w:rPr>
              <w:t>Option 1</w:t>
            </w:r>
          </w:p>
        </w:tc>
        <w:tc>
          <w:tcPr>
            <w:tcW w:type="dxa" w:w="6058"/>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deeaf6"/>
            <w:tcMar>
              <w:top w:type="dxa" w:w="80"/>
              <w:left w:type="dxa" w:w="80"/>
              <w:bottom w:type="dxa" w:w="80"/>
              <w:right w:type="dxa" w:w="80"/>
            </w:tcMar>
            <w:vAlign w:val="center"/>
          </w:tcPr>
          <w:p>
            <w:pPr>
              <w:pStyle w:val="Body"/>
              <w:tabs>
                <w:tab w:val="left" w:pos="709"/>
              </w:tabs>
              <w:spacing w:after="0" w:line="240" w:lineRule="auto"/>
            </w:pPr>
            <w:r>
              <w:rPr>
                <w:b w:val="1"/>
                <w:bCs w:val="1"/>
                <w:outline w:val="0"/>
                <w:color w:val="262626"/>
                <w:sz w:val="16"/>
                <w:szCs w:val="16"/>
                <w:u w:color="262626"/>
                <w:shd w:val="nil" w:color="auto" w:fill="auto"/>
                <w:rtl w:val="0"/>
                <w:lang w:val="en-US"/>
                <w14:textFill>
                  <w14:solidFill>
                    <w14:srgbClr w14:val="262626"/>
                  </w14:solidFill>
                </w14:textFill>
              </w:rPr>
              <w:t>Option 2</w:t>
            </w:r>
          </w:p>
        </w:tc>
      </w:tr>
      <w:tr>
        <w:tblPrEx>
          <w:shd w:val="clear" w:color="auto" w:fill="cdd4e9"/>
        </w:tblPrEx>
        <w:trPr>
          <w:trHeight w:val="375" w:hRule="atLeast"/>
        </w:trPr>
        <w:tc>
          <w:tcPr>
            <w:tcW w:type="dxa" w:w="1950"/>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5b9bd5"/>
            <w:tcMar>
              <w:top w:type="dxa" w:w="80"/>
              <w:left w:type="dxa" w:w="80"/>
              <w:bottom w:type="dxa" w:w="80"/>
              <w:right w:type="dxa" w:w="80"/>
            </w:tcMar>
            <w:vAlign w:val="center"/>
          </w:tcPr>
          <w:p>
            <w:pPr>
              <w:pStyle w:val="Body"/>
              <w:tabs>
                <w:tab w:val="left" w:pos="709"/>
              </w:tabs>
              <w:spacing w:after="0" w:line="240" w:lineRule="auto"/>
              <w:jc w:val="center"/>
            </w:pPr>
            <w:r>
              <w:rPr>
                <w:b w:val="1"/>
                <w:bCs w:val="1"/>
                <w:outline w:val="0"/>
                <w:color w:val="262626"/>
                <w:sz w:val="16"/>
                <w:szCs w:val="16"/>
                <w:u w:color="262626"/>
                <w:shd w:val="nil" w:color="auto" w:fill="auto"/>
                <w:rtl w:val="0"/>
                <w:lang w:val="en-US"/>
                <w14:textFill>
                  <w14:solidFill>
                    <w14:srgbClr w14:val="262626"/>
                  </w14:solidFill>
                </w14:textFill>
              </w:rPr>
              <w:t>1</w:t>
            </w:r>
          </w:p>
        </w:tc>
        <w:tc>
          <w:tcPr>
            <w:tcW w:type="dxa" w:w="1455"/>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deeaf6"/>
            <w:tcMar>
              <w:top w:type="dxa" w:w="80"/>
              <w:left w:type="dxa" w:w="80"/>
              <w:bottom w:type="dxa" w:w="80"/>
              <w:right w:type="dxa" w:w="80"/>
            </w:tcMar>
            <w:vAlign w:val="center"/>
          </w:tcPr>
          <w:p>
            <w:pPr>
              <w:pStyle w:val="Body"/>
              <w:tabs>
                <w:tab w:val="left" w:pos="709"/>
              </w:tabs>
              <w:spacing w:after="0" w:line="240" w:lineRule="auto"/>
            </w:pPr>
            <w:r>
              <w:rPr>
                <w:b w:val="1"/>
                <w:bCs w:val="1"/>
                <w:outline w:val="0"/>
                <w:color w:val="262626"/>
                <w:sz w:val="16"/>
                <w:szCs w:val="16"/>
                <w:u w:color="262626"/>
                <w:shd w:val="nil" w:color="auto" w:fill="auto"/>
                <w:rtl w:val="0"/>
                <w:lang w:val="en-US"/>
                <w14:textFill>
                  <w14:solidFill>
                    <w14:srgbClr w14:val="262626"/>
                  </w14:solidFill>
                </w14:textFill>
              </w:rPr>
              <w:t xml:space="preserve"># </w:t>
            </w:r>
            <w:r>
              <w:rPr>
                <w:b w:val="1"/>
                <w:bCs w:val="1"/>
                <w:outline w:val="0"/>
                <w:color w:val="0070c0"/>
                <w:sz w:val="16"/>
                <w:szCs w:val="16"/>
                <w:u w:color="0070c0"/>
                <w:shd w:val="nil" w:color="auto" w:fill="auto"/>
                <w:rtl w:val="0"/>
                <w:lang w:val="en-US"/>
                <w14:textFill>
                  <w14:solidFill>
                    <w14:srgbClr w14:val="0070C0"/>
                  </w14:solidFill>
                </w14:textFill>
              </w:rPr>
              <w:t>copy tftp: startup-config</w:t>
            </w:r>
          </w:p>
        </w:tc>
        <w:tc>
          <w:tcPr>
            <w:tcW w:type="dxa" w:w="6058"/>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deeaf6"/>
            <w:tcMar>
              <w:top w:type="dxa" w:w="80"/>
              <w:left w:type="dxa" w:w="80"/>
              <w:bottom w:type="dxa" w:w="80"/>
              <w:right w:type="dxa" w:w="80"/>
            </w:tcMar>
            <w:vAlign w:val="center"/>
          </w:tcPr>
          <w:p>
            <w:pPr>
              <w:pStyle w:val="Body"/>
              <w:tabs>
                <w:tab w:val="left" w:pos="709"/>
              </w:tabs>
              <w:spacing w:after="0" w:line="240" w:lineRule="auto"/>
            </w:pPr>
            <w:r>
              <w:rPr>
                <w:b w:val="1"/>
                <w:bCs w:val="1"/>
                <w:outline w:val="0"/>
                <w:color w:val="262626"/>
                <w:sz w:val="16"/>
                <w:szCs w:val="16"/>
                <w:u w:color="262626"/>
                <w:shd w:val="nil" w:color="auto" w:fill="auto"/>
                <w:rtl w:val="0"/>
                <w:lang w:val="en-US"/>
                <w14:textFill>
                  <w14:solidFill>
                    <w14:srgbClr w14:val="262626"/>
                  </w14:solidFill>
                </w14:textFill>
              </w:rPr>
              <w:t xml:space="preserve"># </w:t>
            </w:r>
            <w:r>
              <w:rPr>
                <w:b w:val="1"/>
                <w:bCs w:val="1"/>
                <w:outline w:val="0"/>
                <w:color w:val="0070c0"/>
                <w:sz w:val="16"/>
                <w:szCs w:val="16"/>
                <w:u w:color="0070c0"/>
                <w:shd w:val="nil" w:color="auto" w:fill="auto"/>
                <w:rtl w:val="0"/>
                <w:lang w:val="en-US"/>
                <w14:textFill>
                  <w14:solidFill>
                    <w14:srgbClr w14:val="0070C0"/>
                  </w14:solidFill>
                </w14:textFill>
              </w:rPr>
              <w:t>copy tftp: running-config</w:t>
            </w:r>
          </w:p>
        </w:tc>
      </w:tr>
      <w:tr>
        <w:tblPrEx>
          <w:shd w:val="clear" w:color="auto" w:fill="cdd4e9"/>
        </w:tblPrEx>
        <w:trPr>
          <w:trHeight w:val="690" w:hRule="atLeast"/>
        </w:trPr>
        <w:tc>
          <w:tcPr>
            <w:tcW w:type="dxa" w:w="1950"/>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5b9bd5"/>
            <w:tcMar>
              <w:top w:type="dxa" w:w="80"/>
              <w:left w:type="dxa" w:w="80"/>
              <w:bottom w:type="dxa" w:w="80"/>
              <w:right w:type="dxa" w:w="80"/>
            </w:tcMar>
            <w:vAlign w:val="center"/>
          </w:tcPr>
          <w:p>
            <w:pPr>
              <w:pStyle w:val="Body"/>
              <w:tabs>
                <w:tab w:val="left" w:pos="709"/>
              </w:tabs>
              <w:spacing w:after="0" w:line="240" w:lineRule="auto"/>
              <w:jc w:val="center"/>
            </w:pPr>
            <w:r>
              <w:rPr>
                <w:b w:val="1"/>
                <w:bCs w:val="1"/>
                <w:outline w:val="0"/>
                <w:color w:val="262626"/>
                <w:sz w:val="16"/>
                <w:szCs w:val="16"/>
                <w:u w:color="262626"/>
                <w:shd w:val="nil" w:color="auto" w:fill="auto"/>
                <w:rtl w:val="0"/>
                <w:lang w:val="en-US"/>
                <w14:textFill>
                  <w14:solidFill>
                    <w14:srgbClr w14:val="262626"/>
                  </w14:solidFill>
                </w14:textFill>
              </w:rPr>
              <w:t>2</w:t>
            </w:r>
          </w:p>
        </w:tc>
        <w:tc>
          <w:tcPr>
            <w:tcW w:type="dxa" w:w="1455"/>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deeaf6"/>
            <w:tcMar>
              <w:top w:type="dxa" w:w="80"/>
              <w:left w:type="dxa" w:w="80"/>
              <w:bottom w:type="dxa" w:w="80"/>
              <w:right w:type="dxa" w:w="80"/>
            </w:tcMar>
            <w:vAlign w:val="center"/>
          </w:tcPr>
          <w:p>
            <w:pPr>
              <w:pStyle w:val="Body"/>
              <w:tabs>
                <w:tab w:val="left" w:pos="709"/>
              </w:tabs>
              <w:spacing w:after="0" w:line="240" w:lineRule="auto"/>
            </w:pPr>
            <w:r>
              <w:rPr>
                <w:b w:val="1"/>
                <w:bCs w:val="1"/>
                <w:outline w:val="0"/>
                <w:color w:val="262626"/>
                <w:sz w:val="16"/>
                <w:szCs w:val="16"/>
                <w:u w:color="262626"/>
                <w:shd w:val="nil" w:color="auto" w:fill="auto"/>
                <w:rtl w:val="0"/>
                <w:lang w:val="en-US"/>
                <w14:textFill>
                  <w14:solidFill>
                    <w14:srgbClr w14:val="262626"/>
                  </w14:solidFill>
                </w14:textFill>
              </w:rPr>
              <w:t xml:space="preserve"># </w:t>
            </w:r>
            <w:r>
              <w:rPr>
                <w:b w:val="1"/>
                <w:bCs w:val="1"/>
                <w:outline w:val="0"/>
                <w:color w:val="0070c0"/>
                <w:sz w:val="16"/>
                <w:szCs w:val="16"/>
                <w:u w:color="0070c0"/>
                <w:shd w:val="nil" w:color="auto" w:fill="auto"/>
                <w:rtl w:val="0"/>
                <w:lang w:val="en-US"/>
                <w14:textFill>
                  <w14:solidFill>
                    <w14:srgbClr w14:val="0070C0"/>
                  </w14:solidFill>
                </w14:textFill>
              </w:rPr>
              <w:t>copy startup-config running-config</w:t>
            </w:r>
          </w:p>
        </w:tc>
        <w:tc>
          <w:tcPr>
            <w:tcW w:type="dxa" w:w="6058"/>
            <w:tcBorders>
              <w:top w:val="single" w:color="ffffff" w:sz="4" w:space="0" w:shadow="0" w:frame="0"/>
              <w:left w:val="single" w:color="ffffff" w:sz="4" w:space="0" w:shadow="0" w:frame="0"/>
              <w:bottom w:val="single" w:color="ffffff" w:sz="4" w:space="0" w:shadow="0" w:frame="0"/>
              <w:right w:val="single" w:color="ffffff" w:sz="4" w:space="0" w:shadow="0" w:frame="0"/>
            </w:tcBorders>
            <w:shd w:val="clear" w:color="auto" w:fill="deeaf6"/>
            <w:tcMar>
              <w:top w:type="dxa" w:w="80"/>
              <w:left w:type="dxa" w:w="80"/>
              <w:bottom w:type="dxa" w:w="80"/>
              <w:right w:type="dxa" w:w="80"/>
            </w:tcMar>
            <w:vAlign w:val="center"/>
          </w:tcPr>
          <w:p>
            <w:pPr>
              <w:pStyle w:val="Body"/>
              <w:tabs>
                <w:tab w:val="left" w:pos="709"/>
              </w:tabs>
              <w:spacing w:after="0" w:line="240" w:lineRule="auto"/>
            </w:pPr>
            <w:r>
              <w:rPr>
                <w:b w:val="1"/>
                <w:bCs w:val="1"/>
                <w:outline w:val="0"/>
                <w:color w:val="262626"/>
                <w:sz w:val="16"/>
                <w:szCs w:val="16"/>
                <w:u w:color="262626"/>
                <w:shd w:val="nil" w:color="auto" w:fill="auto"/>
                <w:rtl w:val="0"/>
                <w:lang w:val="en-US"/>
                <w14:textFill>
                  <w14:solidFill>
                    <w14:srgbClr w14:val="262626"/>
                  </w14:solidFill>
                </w14:textFill>
              </w:rPr>
              <w:t xml:space="preserve"># </w:t>
            </w:r>
            <w:r>
              <w:rPr>
                <w:b w:val="1"/>
                <w:bCs w:val="1"/>
                <w:outline w:val="0"/>
                <w:color w:val="0070c0"/>
                <w:sz w:val="16"/>
                <w:szCs w:val="16"/>
                <w:u w:color="0070c0"/>
                <w:shd w:val="nil" w:color="auto" w:fill="auto"/>
                <w:rtl w:val="0"/>
                <w:lang w:val="en-US"/>
                <w14:textFill>
                  <w14:solidFill>
                    <w14:srgbClr w14:val="0070C0"/>
                  </w14:solidFill>
                </w14:textFill>
              </w:rPr>
              <w:t>copy running-config startup-config</w:t>
            </w:r>
          </w:p>
        </w:tc>
      </w:tr>
    </w:tbl>
    <w:p>
      <w:pPr>
        <w:pStyle w:val="Body"/>
        <w:widowControl w:val="0"/>
        <w:tabs>
          <w:tab w:val="left" w:pos="709"/>
        </w:tabs>
        <w:spacing w:line="240" w:lineRule="auto"/>
        <w:jc w:val="center"/>
        <w:rPr>
          <w:b w:val="1"/>
          <w:bCs w:val="1"/>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p>
    <w:tbl>
      <w:tblPr>
        <w:tblW w:w="946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733"/>
        <w:gridCol w:w="4734"/>
      </w:tblGrid>
      <w:tr>
        <w:tblPrEx>
          <w:shd w:val="clear" w:color="auto" w:fill="cdd4e9"/>
        </w:tblPrEx>
        <w:trPr>
          <w:trHeight w:val="2791" w:hRule="atLeast"/>
        </w:trPr>
        <w:tc>
          <w:tcPr>
            <w:tcW w:type="dxa" w:w="4733"/>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09"/>
              </w:tabs>
            </w:pPr>
            <w:r>
              <w:rPr>
                <w:outline w:val="0"/>
                <w:color w:val="000000"/>
                <w:sz w:val="20"/>
                <w:szCs w:val="20"/>
                <w:u w:color="000000"/>
                <w:shd w:val="nil" w:color="auto" w:fill="auto"/>
                <w14:textFill>
                  <w14:solidFill>
                    <w14:srgbClr w14:val="000000"/>
                  </w14:solidFill>
                </w14:textFill>
              </w:rPr>
              <w:drawing xmlns:a="http://schemas.openxmlformats.org/drawingml/2006/main">
                <wp:inline distT="0" distB="0" distL="0" distR="0">
                  <wp:extent cx="2884679" cy="1721112"/>
                  <wp:effectExtent l="0" t="0" r="0" b="0"/>
                  <wp:docPr id="1073741876" name="officeArt object" descr="Picture 577"/>
                  <wp:cNvGraphicFramePr/>
                  <a:graphic xmlns:a="http://schemas.openxmlformats.org/drawingml/2006/main">
                    <a:graphicData uri="http://schemas.openxmlformats.org/drawingml/2006/picture">
                      <pic:pic xmlns:pic="http://schemas.openxmlformats.org/drawingml/2006/picture">
                        <pic:nvPicPr>
                          <pic:cNvPr id="1073741876" name="Picture 577" descr="Picture 577"/>
                          <pic:cNvPicPr>
                            <a:picLocks noChangeAspect="1"/>
                          </pic:cNvPicPr>
                        </pic:nvPicPr>
                        <pic:blipFill>
                          <a:blip r:embed="rId37">
                            <a:extLst/>
                          </a:blip>
                          <a:stretch>
                            <a:fillRect/>
                          </a:stretch>
                        </pic:blipFill>
                        <pic:spPr>
                          <a:xfrm>
                            <a:off x="0" y="0"/>
                            <a:ext cx="2884679" cy="1721112"/>
                          </a:xfrm>
                          <a:prstGeom prst="rect">
                            <a:avLst/>
                          </a:prstGeom>
                          <a:ln w="12700" cap="flat">
                            <a:noFill/>
                            <a:miter lim="400000"/>
                          </a:ln>
                          <a:effectLst/>
                        </pic:spPr>
                      </pic:pic>
                    </a:graphicData>
                  </a:graphic>
                </wp:inline>
              </w:drawing>
            </w:r>
          </w:p>
        </w:tc>
        <w:tc>
          <w:tcPr>
            <w:tcW w:type="dxa" w:w="4734"/>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709"/>
              </w:tabs>
              <w:spacing w:after="0" w:line="240" w:lineRule="auto"/>
            </w:pPr>
            <w:r>
              <w:rPr>
                <w:outline w:val="0"/>
                <w:color w:val="000000"/>
                <w:sz w:val="20"/>
                <w:szCs w:val="20"/>
                <w:u w:color="000000"/>
                <w:shd w:val="nil" w:color="auto" w:fill="auto"/>
                <w14:textFill>
                  <w14:solidFill>
                    <w14:srgbClr w14:val="000000"/>
                  </w14:solidFill>
                </w14:textFill>
              </w:rPr>
              <w:drawing xmlns:a="http://schemas.openxmlformats.org/drawingml/2006/main">
                <wp:inline distT="0" distB="0" distL="0" distR="0">
                  <wp:extent cx="2885313" cy="1722916"/>
                  <wp:effectExtent l="0" t="0" r="0" b="0"/>
                  <wp:docPr id="1073741877" name="officeArt object" descr="Picture 578"/>
                  <wp:cNvGraphicFramePr/>
                  <a:graphic xmlns:a="http://schemas.openxmlformats.org/drawingml/2006/main">
                    <a:graphicData uri="http://schemas.openxmlformats.org/drawingml/2006/picture">
                      <pic:pic xmlns:pic="http://schemas.openxmlformats.org/drawingml/2006/picture">
                        <pic:nvPicPr>
                          <pic:cNvPr id="1073741877" name="Picture 578" descr="Picture 578"/>
                          <pic:cNvPicPr>
                            <a:picLocks noChangeAspect="1"/>
                          </pic:cNvPicPr>
                        </pic:nvPicPr>
                        <pic:blipFill>
                          <a:blip r:embed="rId38">
                            <a:extLst/>
                          </a:blip>
                          <a:stretch>
                            <a:fillRect/>
                          </a:stretch>
                        </pic:blipFill>
                        <pic:spPr>
                          <a:xfrm>
                            <a:off x="0" y="0"/>
                            <a:ext cx="2885313" cy="1722916"/>
                          </a:xfrm>
                          <a:prstGeom prst="rect">
                            <a:avLst/>
                          </a:prstGeom>
                          <a:ln w="12700" cap="flat">
                            <a:noFill/>
                            <a:miter lim="400000"/>
                          </a:ln>
                          <a:effectLst/>
                        </pic:spPr>
                      </pic:pic>
                    </a:graphicData>
                  </a:graphic>
                </wp:inline>
              </w:drawing>
            </w:r>
          </w:p>
        </w:tc>
      </w:tr>
    </w:tbl>
    <w:p>
      <w:pPr>
        <w:pStyle w:val="Body"/>
        <w:widowControl w:val="0"/>
        <w:tabs>
          <w:tab w:val="left" w:pos="709"/>
        </w:tabs>
        <w:spacing w:line="240" w:lineRule="auto"/>
        <w:rPr>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rPr>
          <w:outline w:val="0"/>
          <w:color w:val="262626"/>
          <w:sz w:val="22"/>
          <w:szCs w:val="22"/>
          <w:u w:color="262626"/>
          <w14:textFill>
            <w14:solidFill>
              <w14:srgbClr w14:val="262626"/>
            </w14:solidFill>
          </w14:textFill>
        </w:rPr>
      </w:pPr>
    </w:p>
    <w:p>
      <w:pPr>
        <w:pStyle w:val="Body"/>
        <w:tabs>
          <w:tab w:val="left" w:pos="709"/>
        </w:tabs>
        <w:rPr>
          <w:sz w:val="22"/>
          <w:szCs w:val="22"/>
        </w:rPr>
      </w:pPr>
    </w:p>
    <w:p>
      <w:pPr>
        <w:pStyle w:val="Body"/>
        <w:tabs>
          <w:tab w:val="left" w:pos="709"/>
        </w:tabs>
        <w:rPr>
          <w:sz w:val="22"/>
          <w:szCs w:val="22"/>
        </w:rPr>
      </w:pPr>
    </w:p>
    <w:p>
      <w:pPr>
        <w:pStyle w:val="Body"/>
        <w:tabs>
          <w:tab w:val="left" w:pos="709"/>
        </w:tabs>
        <w:rPr>
          <w:sz w:val="22"/>
          <w:szCs w:val="22"/>
        </w:rPr>
      </w:pPr>
    </w:p>
    <w:p>
      <w:pPr>
        <w:pStyle w:val="Body"/>
        <w:tabs>
          <w:tab w:val="left" w:pos="709"/>
        </w:tabs>
        <w:rPr>
          <w:sz w:val="22"/>
          <w:szCs w:val="22"/>
        </w:rPr>
      </w:pPr>
    </w:p>
    <w:p>
      <w:pPr>
        <w:pStyle w:val="Body"/>
        <w:tabs>
          <w:tab w:val="left" w:pos="709"/>
        </w:tabs>
        <w:rPr>
          <w:sz w:val="22"/>
          <w:szCs w:val="22"/>
        </w:rPr>
      </w:pPr>
    </w:p>
    <w:p>
      <w:pPr>
        <w:pStyle w:val="Body"/>
        <w:tabs>
          <w:tab w:val="left" w:pos="709"/>
        </w:tabs>
        <w:rPr>
          <w:sz w:val="22"/>
          <w:szCs w:val="22"/>
        </w:rPr>
      </w:pPr>
    </w:p>
    <w:p>
      <w:pPr>
        <w:pStyle w:val="Body"/>
        <w:tabs>
          <w:tab w:val="left" w:pos="709"/>
        </w:tabs>
        <w:rPr>
          <w:sz w:val="22"/>
          <w:szCs w:val="22"/>
        </w:rPr>
      </w:pPr>
    </w:p>
    <w:p>
      <w:pPr>
        <w:pStyle w:val="Body"/>
        <w:tabs>
          <w:tab w:val="left" w:pos="709"/>
        </w:tabs>
        <w:rPr>
          <w:sz w:val="22"/>
          <w:szCs w:val="22"/>
        </w:rPr>
      </w:pPr>
    </w:p>
    <w:p>
      <w:pPr>
        <w:pStyle w:val="Body"/>
        <w:tabs>
          <w:tab w:val="left" w:pos="709"/>
        </w:tabs>
        <w:rPr>
          <w:sz w:val="22"/>
          <w:szCs w:val="22"/>
        </w:rPr>
      </w:pPr>
    </w:p>
    <w:p>
      <w:pPr>
        <w:pStyle w:val="Body"/>
        <w:tabs>
          <w:tab w:val="left" w:pos="709"/>
        </w:tabs>
        <w:rPr>
          <w:sz w:val="22"/>
          <w:szCs w:val="22"/>
        </w:rPr>
      </w:pPr>
    </w:p>
    <w:p>
      <w:pPr>
        <w:pStyle w:val="Heading 2"/>
      </w:pPr>
      <w:bookmarkStart w:name="_Toc76" w:id="84"/>
      <w:r>
        <w:rPr>
          <w:rFonts w:cs="Arial Unicode MS" w:eastAsia="Arial Unicode MS"/>
          <w:rtl w:val="0"/>
          <w:lang w:val="en-US"/>
        </w:rPr>
        <w:t>Lab Reflection</w:t>
      </w:r>
      <w:bookmarkEnd w:id="84"/>
    </w:p>
    <w:p>
      <w:pPr>
        <w:pStyle w:val="Body"/>
        <w:tabs>
          <w:tab w:val="left" w:pos="709"/>
        </w:tabs>
        <w:spacing w:line="272" w:lineRule="auto"/>
        <w:ind w:right="60"/>
        <w:rPr>
          <w:i w:val="1"/>
          <w:iCs w:val="1"/>
          <w:outline w:val="0"/>
          <w:color w:val="262626"/>
          <w:sz w:val="22"/>
          <w:szCs w:val="22"/>
          <w:u w:color="262626"/>
          <w14:textFill>
            <w14:solidFill>
              <w14:srgbClr w14:val="262626"/>
            </w14:solidFill>
          </w14:textFill>
        </w:rPr>
      </w:pPr>
    </w:p>
    <w:p>
      <w:pPr>
        <w:pStyle w:val="Body"/>
        <w:tabs>
          <w:tab w:val="left" w:pos="709"/>
        </w:tabs>
        <w:spacing w:line="272" w:lineRule="auto"/>
        <w:ind w:right="60"/>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Answer the questions given below: </w:t>
      </w:r>
    </w:p>
    <w:p>
      <w:pPr>
        <w:pStyle w:val="List Paragraph"/>
        <w:numPr>
          <w:ilvl w:val="0"/>
          <w:numId w:val="142"/>
        </w:numPr>
        <w:bidi w:val="0"/>
        <w:spacing w:line="272" w:lineRule="auto"/>
        <w:ind w:right="60"/>
        <w:jc w:val="left"/>
        <w:rPr>
          <w:sz w:val="22"/>
          <w:szCs w:val="22"/>
          <w:rtl w:val="0"/>
          <w:lang w:val="en-US"/>
        </w:rPr>
      </w:pPr>
      <w:r>
        <w:rPr>
          <w:sz w:val="22"/>
          <w:szCs w:val="22"/>
          <w:rtl w:val="0"/>
          <w:lang w:val="en-US"/>
        </w:rPr>
        <w:t>What did you learn in this lab?</w:t>
      </w:r>
    </w:p>
    <w:p>
      <w:pPr>
        <w:pStyle w:val="List Paragraph"/>
        <w:tabs>
          <w:tab w:val="left" w:pos="709"/>
        </w:tabs>
        <w:spacing w:line="272" w:lineRule="auto"/>
        <w:ind w:right="60"/>
        <w:rPr>
          <w:outline w:val="0"/>
          <w:color w:val="f9f9f9"/>
          <w:shd w:val="clear" w:color="auto" w:fill="0a0a0a"/>
          <w14:textFill>
            <w14:solidFill>
              <w14:srgbClr w14:val="FAFAFA"/>
            </w14:solidFill>
          </w14:textFill>
        </w:rPr>
      </w:pPr>
    </w:p>
    <w:p>
      <w:pPr>
        <w:pStyle w:val="Body"/>
        <w:rPr>
          <w:outline w:val="0"/>
          <w:color w:val="f9f9f9"/>
          <w:shd w:val="clear" w:color="auto" w:fill="0a0a0a"/>
          <w14:textFill>
            <w14:solidFill>
              <w14:srgbClr w14:val="FAFAFA"/>
            </w14:solidFill>
          </w14:textFill>
        </w:rPr>
      </w:pPr>
      <w:r>
        <w:rPr>
          <w:rtl w:val="0"/>
          <w:lang w:val="en-US"/>
        </w:rPr>
        <w:t>I got practice setting up a TFTP server on a PC and moving configuration files from the router to the server as well as back the other way.</w:t>
      </w:r>
    </w:p>
    <w:p>
      <w:pPr>
        <w:pStyle w:val="Body"/>
        <w:rPr>
          <w:outline w:val="0"/>
          <w:color w:val="f9f9f9"/>
          <w:shd w:val="clear" w:color="auto" w:fill="0a0a0a"/>
          <w14:textFill>
            <w14:solidFill>
              <w14:srgbClr w14:val="FAFAFA"/>
            </w14:solidFill>
          </w14:textFill>
        </w:rPr>
      </w:pPr>
      <w:r>
        <w:rPr>
          <w:rtl w:val="0"/>
          <w:lang w:val="en-US"/>
        </w:rPr>
        <w:t>I also learned that it is very important for the backup and restoration process to have reliable IP connectivity from the router to the TFTP server.</w:t>
      </w:r>
    </w:p>
    <w:p>
      <w:pPr>
        <w:pStyle w:val="Body"/>
      </w:pPr>
      <w:r>
        <w:rPr>
          <w:rtl w:val="0"/>
          <w:lang w:val="en-US"/>
        </w:rPr>
        <w:t>Finally, I re-emphasized that the use of configuration before changes and resets to start with clean testing conditions was very important.</w:t>
      </w:r>
    </w:p>
    <w:p>
      <w:pPr>
        <w:pStyle w:val="Body"/>
        <w:rPr>
          <w:outline w:val="0"/>
          <w:color w:val="f9f9f9"/>
          <w:shd w:val="clear" w:color="auto" w:fill="0a0a0a"/>
          <w14:textFill>
            <w14:solidFill>
              <w14:srgbClr w14:val="FAFAFA"/>
            </w14:solidFill>
          </w14:textFill>
        </w:rPr>
      </w:pPr>
    </w:p>
    <w:p>
      <w:pPr>
        <w:pStyle w:val="List Paragraph"/>
        <w:tabs>
          <w:tab w:val="left" w:pos="709"/>
        </w:tabs>
        <w:spacing w:line="272" w:lineRule="auto"/>
        <w:ind w:right="60"/>
        <w:rPr>
          <w:sz w:val="22"/>
          <w:szCs w:val="22"/>
        </w:rPr>
      </w:pPr>
    </w:p>
    <w:p>
      <w:pPr>
        <w:pStyle w:val="List Paragraph"/>
        <w:numPr>
          <w:ilvl w:val="0"/>
          <w:numId w:val="142"/>
        </w:numPr>
        <w:bidi w:val="0"/>
        <w:spacing w:line="272" w:lineRule="auto"/>
        <w:ind w:right="60"/>
        <w:jc w:val="left"/>
        <w:rPr>
          <w:sz w:val="22"/>
          <w:szCs w:val="22"/>
          <w:rtl w:val="0"/>
          <w:lang w:val="en-US"/>
        </w:rPr>
      </w:pPr>
      <w:r>
        <w:rPr>
          <w:sz w:val="22"/>
          <w:szCs w:val="22"/>
          <w:rtl w:val="0"/>
          <w:lang w:val="en-US"/>
        </w:rPr>
        <w:t>List the commands covered in this lab with a brief explanation of what they help to achieve?</w:t>
      </w:r>
    </w:p>
    <w:p>
      <w:pPr>
        <w:pStyle w:val="Body"/>
        <w:rPr>
          <w:outline w:val="0"/>
          <w:color w:val="f9f9f9"/>
          <w:shd w:val="clear" w:color="auto" w:fill="0a0a0a"/>
          <w14:textFill>
            <w14:solidFill>
              <w14:srgbClr w14:val="FAFAFA"/>
            </w14:solidFill>
          </w14:textFill>
        </w:rPr>
      </w:pPr>
      <w:r>
        <w:rPr>
          <w:rtl w:val="0"/>
          <w:lang w:val="en-US"/>
        </w:rPr>
        <w:t>backup startup-config tftp: - Backs up the startup configuration from the router onto the TFTP server.</w:t>
      </w:r>
    </w:p>
    <w:p>
      <w:pPr>
        <w:pStyle w:val="Body"/>
        <w:rPr>
          <w:outline w:val="0"/>
          <w:color w:val="f9f9f9"/>
          <w:shd w:val="clear" w:color="auto" w:fill="0a0a0a"/>
          <w14:textFill>
            <w14:solidFill>
              <w14:srgbClr w14:val="FAFAFA"/>
            </w14:solidFill>
          </w14:textFill>
        </w:rPr>
      </w:pPr>
      <w:r>
        <w:rPr>
          <w:rtl w:val="0"/>
          <w:lang w:val="en-US"/>
        </w:rPr>
        <w:t>copy running-config tftp: - Backs up the running configuration from the router to the TFTP-server.</w:t>
      </w:r>
    </w:p>
    <w:p>
      <w:pPr>
        <w:pStyle w:val="Body"/>
        <w:rPr>
          <w:outline w:val="0"/>
          <w:color w:val="f9f9f9"/>
          <w:shd w:val="clear" w:color="auto" w:fill="0a0a0a"/>
          <w14:textFill>
            <w14:solidFill>
              <w14:srgbClr w14:val="FAFAFA"/>
            </w14:solidFill>
          </w14:textFill>
        </w:rPr>
      </w:pPr>
      <w:r>
        <w:rPr>
          <w:rtl w:val="0"/>
          <w:lang w:val="en-US"/>
        </w:rPr>
        <w:t>copy tftp: startup-config-Gets the startup configuration from the TFTP server into the router.</w:t>
      </w:r>
    </w:p>
    <w:p>
      <w:pPr>
        <w:pStyle w:val="Body"/>
        <w:rPr>
          <w:outline w:val="0"/>
          <w:color w:val="f9f9f9"/>
          <w:shd w:val="clear" w:color="auto" w:fill="0a0a0a"/>
          <w14:textFill>
            <w14:solidFill>
              <w14:srgbClr w14:val="FAFAFA"/>
            </w14:solidFill>
          </w14:textFill>
        </w:rPr>
      </w:pPr>
      <w:r>
        <w:rPr>
          <w:rtl w:val="0"/>
          <w:lang w:val="en-US"/>
        </w:rPr>
        <w:t>erase startup-config - erases the startup-config present in NVRAM.</w:t>
      </w:r>
    </w:p>
    <w:p>
      <w:pPr>
        <w:pStyle w:val="Body"/>
        <w:rPr>
          <w:outline w:val="0"/>
          <w:color w:val="f9f9f9"/>
          <w:shd w:val="clear" w:color="auto" w:fill="0a0a0a"/>
          <w14:textFill>
            <w14:solidFill>
              <w14:srgbClr w14:val="FAFAFA"/>
            </w14:solidFill>
          </w14:textFill>
        </w:rPr>
      </w:pPr>
      <w:r>
        <w:rPr>
          <w:rtl w:val="0"/>
          <w:lang w:val="en-US"/>
        </w:rPr>
        <w:t>hide vlan.dat - Used to erase the VLAN database file (to be used on switches).</w:t>
      </w:r>
    </w:p>
    <w:p>
      <w:pPr>
        <w:pStyle w:val="Body"/>
        <w:rPr>
          <w:outline w:val="0"/>
          <w:color w:val="f9f9f9"/>
          <w:shd w:val="clear" w:color="auto" w:fill="0a0a0a"/>
          <w14:textFill>
            <w14:solidFill>
              <w14:srgbClr w14:val="FAFAFA"/>
            </w14:solidFill>
          </w14:textFill>
        </w:rPr>
      </w:pPr>
      <w:r>
        <w:rPr>
          <w:rtl w:val="0"/>
          <w:lang w:val="en-US"/>
        </w:rPr>
        <w:t>reload - reloads the router or switch.</w:t>
      </w:r>
    </w:p>
    <w:p>
      <w:pPr>
        <w:pStyle w:val="Body"/>
        <w:rPr>
          <w:outline w:val="0"/>
          <w:color w:val="f9f9f9"/>
          <w:shd w:val="clear" w:color="auto" w:fill="0a0a0a"/>
          <w14:textFill>
            <w14:solidFill>
              <w14:srgbClr w14:val="FAFAFA"/>
            </w14:solidFill>
          </w14:textFill>
        </w:rPr>
      </w:pPr>
      <w:r>
        <w:rPr>
          <w:rtl w:val="0"/>
          <w:lang w:val="en-US"/>
        </w:rPr>
        <w:t>show running-config - outputs the active configuration that is present in RAM</w:t>
      </w:r>
    </w:p>
    <w:p>
      <w:pPr>
        <w:pStyle w:val="Body"/>
        <w:rPr>
          <w:outline w:val="0"/>
          <w:color w:val="f9f9f9"/>
          <w:shd w:val="clear" w:color="auto" w:fill="0a0a0a"/>
          <w14:textFill>
            <w14:solidFill>
              <w14:srgbClr w14:val="FAFAFA"/>
            </w14:solidFill>
          </w14:textFill>
        </w:rPr>
      </w:pPr>
      <w:r>
        <w:rPr>
          <w:rtl w:val="0"/>
          <w:lang w:val="en-US"/>
        </w:rPr>
        <w:t>DSSH show startup-config: Generic command to display saved configuration located in NVRAM.</w:t>
      </w:r>
    </w:p>
    <w:p>
      <w:pPr>
        <w:pStyle w:val="Default"/>
        <w:suppressAutoHyphens w:val="1"/>
        <w:spacing w:before="0" w:line="240" w:lineRule="auto"/>
        <w:rPr>
          <w:rFonts w:ascii="Helvetica" w:cs="Helvetica" w:hAnsi="Helvetica" w:eastAsia="Helvetica"/>
          <w:outline w:val="0"/>
          <w:color w:val="111111"/>
          <w:shd w:val="clear" w:color="auto" w:fill="f8d7da"/>
          <w14:textFill>
            <w14:solidFill>
              <w14:srgbClr w14:val="111111"/>
            </w14:solidFill>
          </w14:textFill>
        </w:rPr>
      </w:pPr>
    </w:p>
    <w:p>
      <w:pPr>
        <w:pStyle w:val="List Paragraph"/>
        <w:rPr>
          <w:sz w:val="22"/>
          <w:szCs w:val="22"/>
        </w:rPr>
      </w:pPr>
    </w:p>
    <w:p>
      <w:pPr>
        <w:pStyle w:val="List Paragraph"/>
        <w:numPr>
          <w:ilvl w:val="0"/>
          <w:numId w:val="142"/>
        </w:numPr>
        <w:bidi w:val="0"/>
        <w:spacing w:line="272" w:lineRule="auto"/>
        <w:ind w:right="60"/>
        <w:jc w:val="left"/>
        <w:rPr>
          <w:sz w:val="22"/>
          <w:szCs w:val="22"/>
          <w:rtl w:val="0"/>
          <w:lang w:val="en-US"/>
        </w:rPr>
      </w:pPr>
      <w:r>
        <w:rPr>
          <w:sz w:val="22"/>
          <w:szCs w:val="22"/>
          <w:rtl w:val="0"/>
          <w:lang w:val="en-US"/>
        </w:rPr>
        <w:t>What is TFTP an abbreviation for?</w:t>
      </w:r>
    </w:p>
    <w:p>
      <w:pPr>
        <w:pStyle w:val="Body"/>
        <w:rPr>
          <w:outline w:val="0"/>
          <w:color w:val="f9f9f9"/>
          <w:shd w:val="clear" w:color="auto" w:fill="0a0a0a"/>
          <w14:textFill>
            <w14:solidFill>
              <w14:srgbClr w14:val="FAFAFA"/>
            </w14:solidFill>
          </w14:textFill>
        </w:rPr>
      </w:pPr>
      <w:r>
        <w:rPr>
          <w:rtl w:val="0"/>
          <w:lang w:val="en-US"/>
        </w:rPr>
        <w:t>TFTP is an abbreviation for Trivial File Transfer Protocol.</w:t>
      </w:r>
    </w:p>
    <w:p>
      <w:pPr>
        <w:pStyle w:val="Body"/>
      </w:pPr>
      <w:r>
        <w:rPr>
          <w:rtl w:val="0"/>
          <w:lang w:val="en-US"/>
        </w:rPr>
        <w:t>It is a very simple protocol for transferring files such as configuration backups and IOS images between network devices and servers. TFTP on UDP port 69 is also unencrypted, which is very lightweight, but woefully insecure compared to FTP or SCP.</w:t>
      </w:r>
    </w:p>
    <w:p>
      <w:pPr>
        <w:pStyle w:val="Default"/>
        <w:suppressAutoHyphens w:val="1"/>
        <w:spacing w:before="0" w:line="240" w:lineRule="auto"/>
        <w:rPr>
          <w:rFonts w:ascii="Helvetica" w:cs="Helvetica" w:hAnsi="Helvetica" w:eastAsia="Helvetica"/>
          <w:outline w:val="0"/>
          <w:color w:val="111111"/>
          <w:shd w:val="clear" w:color="auto" w:fill="d4edda"/>
          <w14:textFill>
            <w14:solidFill>
              <w14:srgbClr w14:val="111111"/>
            </w14:solidFill>
          </w14:textFill>
        </w:rPr>
      </w:pPr>
    </w:p>
    <w:p>
      <w:pPr>
        <w:pStyle w:val="Body"/>
        <w:tabs>
          <w:tab w:val="left" w:pos="709"/>
        </w:tabs>
        <w:spacing w:line="272" w:lineRule="auto"/>
        <w:ind w:right="60"/>
        <w:rPr>
          <w:sz w:val="22"/>
          <w:szCs w:val="22"/>
        </w:rPr>
      </w:pPr>
    </w:p>
    <w:p>
      <w:pPr>
        <w:pStyle w:val="Body"/>
        <w:tabs>
          <w:tab w:val="left" w:pos="709"/>
        </w:tabs>
      </w:pPr>
      <w:r>
        <w:rPr>
          <w:rFonts w:ascii="Arial Unicode MS" w:cs="Arial Unicode MS" w:hAnsi="Arial Unicode MS" w:eastAsia="Arial Unicode MS"/>
          <w:b w:val="0"/>
          <w:bCs w:val="0"/>
          <w:i w:val="0"/>
          <w:iCs w:val="0"/>
          <w:sz w:val="22"/>
          <w:szCs w:val="22"/>
        </w:rPr>
        <w:br w:type="page"/>
      </w:r>
    </w:p>
    <w:p>
      <w:pPr>
        <w:pStyle w:val="Heading"/>
        <w:rPr>
          <w:sz w:val="28"/>
          <w:szCs w:val="28"/>
        </w:rPr>
      </w:pPr>
      <w:bookmarkStart w:name="_Toc77" w:id="85"/>
      <w:r>
        <w:rPr>
          <w:rFonts w:cs="Arial Unicode MS" w:eastAsia="Arial Unicode MS"/>
          <w:sz w:val="28"/>
          <w:szCs w:val="28"/>
          <w:rtl w:val="0"/>
          <w:lang w:val="en-US"/>
        </w:rPr>
        <w:t>Lab 10 - Setup a small IPv6 network using a Switch and a Router</w:t>
      </w:r>
      <w:bookmarkEnd w:id="85"/>
    </w:p>
    <w:p>
      <w:pPr>
        <w:pStyle w:val="Body"/>
        <w:tabs>
          <w:tab w:val="left" w:pos="709"/>
        </w:tabs>
      </w:pPr>
    </w:p>
    <w:p>
      <w:pPr>
        <w:pStyle w:val="Heading 2"/>
      </w:pPr>
      <w:bookmarkStart w:name="_Toc78" w:id="86"/>
      <w:r>
        <w:rPr>
          <w:rFonts w:cs="Arial Unicode MS" w:eastAsia="Arial Unicode MS"/>
          <w:rtl w:val="0"/>
        </w:rPr>
        <w:t>Aim</w:t>
      </w:r>
      <w:bookmarkEnd w:id="86"/>
    </w:p>
    <w:p>
      <w:pPr>
        <w:pStyle w:val="Body"/>
        <w:tabs>
          <w:tab w:val="left" w:pos="709"/>
        </w:tabs>
        <w:rPr>
          <w:b w:val="1"/>
          <w:bCs w:val="1"/>
        </w:rPr>
      </w:pPr>
      <w:r>
        <w:rPr>
          <w:sz w:val="22"/>
          <w:szCs w:val="22"/>
          <w:rtl w:val="0"/>
          <w:lang w:val="en-US"/>
        </w:rPr>
        <w:t>The aim of this lab is to help the learners to demonstrate the ability to perform IPv6 subnetting, implement the planned addressing scheme to design, and configure the network to support remote access via Telnet and SSH.</w:t>
      </w:r>
    </w:p>
    <w:p>
      <w:pPr>
        <w:pStyle w:val="Body"/>
        <w:tabs>
          <w:tab w:val="left" w:pos="709"/>
        </w:tabs>
        <w:spacing w:line="240" w:lineRule="auto"/>
        <w:rPr>
          <w:b w:val="1"/>
          <w:bCs w:val="1"/>
        </w:rPr>
      </w:pPr>
    </w:p>
    <w:p>
      <w:pPr>
        <w:pStyle w:val="Heading 2"/>
      </w:pPr>
      <w:bookmarkStart w:name="_Toc79" w:id="87"/>
      <w:r>
        <w:rPr>
          <w:rFonts w:cs="Arial Unicode MS" w:eastAsia="Arial Unicode MS"/>
          <w:rtl w:val="0"/>
          <w:lang w:val="en-US"/>
        </w:rPr>
        <w:t xml:space="preserve">Tasks to be completed </w:t>
      </w:r>
      <w:bookmarkEnd w:id="87"/>
    </w:p>
    <w:p>
      <w:pPr>
        <w:pStyle w:val="Body"/>
        <w:tabs>
          <w:tab w:val="left" w:pos="709"/>
        </w:tabs>
        <w:rPr>
          <w:i w:val="1"/>
          <w:iCs w:val="1"/>
          <w:outline w:val="0"/>
          <w:color w:val="262626"/>
          <w:sz w:val="22"/>
          <w:szCs w:val="22"/>
          <w:u w:color="262626"/>
          <w14:textFill>
            <w14:solidFill>
              <w14:srgbClr w14:val="262626"/>
            </w14:solidFill>
          </w14:textFill>
        </w:rPr>
      </w:pPr>
      <w:r>
        <w:rPr>
          <w:i w:val="1"/>
          <w:iCs w:val="1"/>
          <w:outline w:val="0"/>
          <w:color w:val="262626"/>
          <w:sz w:val="22"/>
          <w:szCs w:val="22"/>
          <w:u w:color="262626"/>
          <w:rtl w:val="0"/>
          <w:lang w:val="en-US"/>
          <w14:textFill>
            <w14:solidFill>
              <w14:srgbClr w14:val="262626"/>
            </w14:solidFill>
          </w14:textFill>
        </w:rPr>
        <w:t xml:space="preserve">Note: All usernames must be </w:t>
      </w:r>
      <w:r>
        <w:rPr>
          <w:i w:val="1"/>
          <w:iCs w:val="1"/>
          <w:outline w:val="0"/>
          <w:color w:val="262626"/>
          <w:sz w:val="22"/>
          <w:szCs w:val="22"/>
          <w:u w:color="262626"/>
          <w:rtl w:val="1"/>
          <w:lang w:val="ar-SA" w:bidi="ar-SA"/>
          <w14:textFill>
            <w14:solidFill>
              <w14:srgbClr w14:val="262626"/>
            </w14:solidFill>
          </w14:textFill>
        </w:rPr>
        <w:t>“</w:t>
      </w:r>
      <w:r>
        <w:rPr>
          <w:i w:val="1"/>
          <w:iCs w:val="1"/>
          <w:outline w:val="0"/>
          <w:color w:val="262626"/>
          <w:sz w:val="22"/>
          <w:szCs w:val="22"/>
          <w:u w:color="262626"/>
          <w:rtl w:val="0"/>
          <w:lang w:val="pt-PT"/>
          <w14:textFill>
            <w14:solidFill>
              <w14:srgbClr w14:val="262626"/>
            </w14:solidFill>
          </w14:textFill>
        </w:rPr>
        <w:t>admin</w:t>
      </w:r>
      <w:r>
        <w:rPr>
          <w:i w:val="1"/>
          <w:iCs w:val="1"/>
          <w:outline w:val="0"/>
          <w:color w:val="262626"/>
          <w:sz w:val="22"/>
          <w:szCs w:val="22"/>
          <w:u w:color="262626"/>
          <w:rtl w:val="0"/>
          <w14:textFill>
            <w14:solidFill>
              <w14:srgbClr w14:val="262626"/>
            </w14:solidFill>
          </w14:textFill>
        </w:rPr>
        <w:t xml:space="preserve">” </w:t>
      </w:r>
      <w:r>
        <w:rPr>
          <w:i w:val="1"/>
          <w:iCs w:val="1"/>
          <w:outline w:val="0"/>
          <w:color w:val="262626"/>
          <w:sz w:val="22"/>
          <w:szCs w:val="22"/>
          <w:u w:color="262626"/>
          <w:rtl w:val="0"/>
          <w:lang w:val="en-US"/>
          <w14:textFill>
            <w14:solidFill>
              <w14:srgbClr w14:val="262626"/>
            </w14:solidFill>
          </w14:textFill>
        </w:rPr>
        <w:t xml:space="preserve">and passwords must be </w:t>
      </w:r>
      <w:r>
        <w:rPr>
          <w:i w:val="1"/>
          <w:iCs w:val="1"/>
          <w:outline w:val="0"/>
          <w:color w:val="262626"/>
          <w:sz w:val="22"/>
          <w:szCs w:val="22"/>
          <w:u w:color="262626"/>
          <w:rtl w:val="1"/>
          <w:lang w:val="ar-SA" w:bidi="ar-SA"/>
          <w14:textFill>
            <w14:solidFill>
              <w14:srgbClr w14:val="262626"/>
            </w14:solidFill>
          </w14:textFill>
        </w:rPr>
        <w:t>“</w:t>
      </w:r>
      <w:r>
        <w:rPr>
          <w:i w:val="1"/>
          <w:iCs w:val="1"/>
          <w:outline w:val="0"/>
          <w:color w:val="262626"/>
          <w:sz w:val="22"/>
          <w:szCs w:val="22"/>
          <w:u w:color="262626"/>
          <w:rtl w:val="0"/>
          <w:lang w:val="pt-PT"/>
          <w14:textFill>
            <w14:solidFill>
              <w14:srgbClr w14:val="262626"/>
            </w14:solidFill>
          </w14:textFill>
        </w:rPr>
        <w:t>cisco</w:t>
      </w:r>
      <w:r>
        <w:rPr>
          <w:i w:val="1"/>
          <w:iCs w:val="1"/>
          <w:outline w:val="0"/>
          <w:color w:val="262626"/>
          <w:sz w:val="22"/>
          <w:szCs w:val="22"/>
          <w:u w:color="262626"/>
          <w:rtl w:val="0"/>
          <w14:textFill>
            <w14:solidFill>
              <w14:srgbClr w14:val="262626"/>
            </w14:solidFill>
          </w14:textFill>
        </w:rPr>
        <w:t>”</w:t>
      </w:r>
    </w:p>
    <w:p>
      <w:pPr>
        <w:pStyle w:val="Body"/>
        <w:tabs>
          <w:tab w:val="left" w:pos="709"/>
        </w:tabs>
        <w:spacing w:line="240" w:lineRule="auto"/>
        <w:rPr>
          <w:outline w:val="0"/>
          <w:color w:val="262626"/>
          <w:sz w:val="2"/>
          <w:szCs w:val="2"/>
          <w:u w:color="262626"/>
          <w14:textFill>
            <w14:solidFill>
              <w14:srgbClr w14:val="262626"/>
            </w14:solidFill>
          </w14:textFill>
        </w:rPr>
      </w:pP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Design the Network Topology:</w:t>
      </w:r>
    </w:p>
    <w:p>
      <w:pPr>
        <w:pStyle w:val="List Paragraph"/>
        <w:numPr>
          <w:ilvl w:val="0"/>
          <w:numId w:val="143"/>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Make the connections according to the topology given below</w:t>
      </w:r>
    </w:p>
    <w:p>
      <w:pPr>
        <w:pStyle w:val="List Paragraph"/>
        <w:numPr>
          <w:ilvl w:val="0"/>
          <w:numId w:val="108"/>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Use appropriate Ethernet cables for the connections</w:t>
      </w:r>
    </w:p>
    <w:p>
      <w:pPr>
        <w:pStyle w:val="Body"/>
        <w:tabs>
          <w:tab w:val="left" w:pos="709"/>
        </w:tabs>
        <w:rPr>
          <w:b w:val="1"/>
          <w:bCs w:val="1"/>
        </w:rPr>
      </w:pPr>
      <w:r>
        <mc:AlternateContent>
          <mc:Choice Requires="wpg">
            <w:drawing xmlns:a="http://schemas.openxmlformats.org/drawingml/2006/main">
              <wp:inline distT="0" distB="0" distL="0" distR="0">
                <wp:extent cx="4438649" cy="508587"/>
                <wp:effectExtent l="0" t="0" r="0" b="0"/>
                <wp:docPr id="1073741880" name="officeArt object" descr="Picture 579"/>
                <wp:cNvGraphicFramePr/>
                <a:graphic xmlns:a="http://schemas.openxmlformats.org/drawingml/2006/main">
                  <a:graphicData uri="http://schemas.microsoft.com/office/word/2010/wordprocessingGroup">
                    <wpg:wgp>
                      <wpg:cNvGrpSpPr/>
                      <wpg:grpSpPr>
                        <a:xfrm>
                          <a:off x="0" y="0"/>
                          <a:ext cx="4438649" cy="508587"/>
                          <a:chOff x="0" y="0"/>
                          <a:chExt cx="4438648" cy="508586"/>
                        </a:xfrm>
                      </wpg:grpSpPr>
                      <wps:wsp>
                        <wps:cNvPr id="1073741878" name="Rectangle"/>
                        <wps:cNvSpPr/>
                        <wps:spPr>
                          <a:xfrm>
                            <a:off x="-1" y="-1"/>
                            <a:ext cx="4438650" cy="508588"/>
                          </a:xfrm>
                          <a:prstGeom prst="rect">
                            <a:avLst/>
                          </a:prstGeom>
                          <a:solidFill>
                            <a:srgbClr val="EDEDED"/>
                          </a:solidFill>
                          <a:ln w="12700" cap="flat">
                            <a:noFill/>
                            <a:miter lim="400000"/>
                          </a:ln>
                          <a:effectLst/>
                        </wps:spPr>
                        <wps:bodyPr/>
                      </wps:wsp>
                      <pic:pic xmlns:pic="http://schemas.openxmlformats.org/drawingml/2006/picture">
                        <pic:nvPicPr>
                          <pic:cNvPr id="1073741879" name="image24.png" descr="image24.png"/>
                          <pic:cNvPicPr>
                            <a:picLocks noChangeAspect="1"/>
                          </pic:cNvPicPr>
                        </pic:nvPicPr>
                        <pic:blipFill>
                          <a:blip r:embed="rId30">
                            <a:extLst/>
                          </a:blip>
                          <a:stretch>
                            <a:fillRect/>
                          </a:stretch>
                        </pic:blipFill>
                        <pic:spPr>
                          <a:xfrm>
                            <a:off x="-1" y="-1"/>
                            <a:ext cx="4438650" cy="508588"/>
                          </a:xfrm>
                          <a:prstGeom prst="rect">
                            <a:avLst/>
                          </a:prstGeom>
                          <a:ln w="88900" cap="sq">
                            <a:solidFill>
                              <a:srgbClr val="FFFFFF"/>
                            </a:solidFill>
                            <a:prstDash val="solid"/>
                            <a:miter lim="800000"/>
                          </a:ln>
                          <a:effectLst>
                            <a:outerShdw sx="100000" sy="100000" kx="0" ky="0" algn="b" rotWithShape="0" blurRad="50800" dist="18000" dir="5400000">
                              <a:srgbClr val="000000">
                                <a:alpha val="40000"/>
                              </a:srgbClr>
                            </a:outerShdw>
                          </a:effectLst>
                        </pic:spPr>
                      </pic:pic>
                    </wpg:wgp>
                  </a:graphicData>
                </a:graphic>
              </wp:inline>
            </w:drawing>
          </mc:Choice>
          <mc:Fallback>
            <w:pict>
              <v:group id="_x0000_s1047" style="visibility:visible;width:349.5pt;height:40.0pt;" coordorigin="0,0" coordsize="4438648,508586">
                <v:rect id="_x0000_s1048" style="position:absolute;left:0;top:0;width:4438648;height:508586;">
                  <v:fill color="#EDEDED" opacity="100.0%" type="solid"/>
                  <v:stroke on="f" weight="1.0pt" dashstyle="solid" endcap="flat" miterlimit="400.0%" joinstyle="miter" linestyle="single" startarrow="none" startarrowwidth="medium" startarrowlength="medium" endarrow="none" endarrowwidth="medium" endarrowlength="medium"/>
                </v:rect>
                <v:shape id="_x0000_s1049" type="#_x0000_t75" style="position:absolute;left:0;top:0;width:4438648;height:508586;">
                  <v:imagedata r:id="rId30" o:title="image24.png"/>
                </v:shape>
              </v:group>
            </w:pict>
          </mc:Fallback>
        </mc:AlternateContent>
      </w:r>
    </w:p>
    <w:p>
      <w:pPr>
        <w:pStyle w:val="Body"/>
        <w:tabs>
          <w:tab w:val="left" w:pos="709"/>
        </w:tabs>
        <w:rPr>
          <w:b w:val="1"/>
          <w:bCs w:val="1"/>
          <w:sz w:val="22"/>
          <w:szCs w:val="22"/>
        </w:rPr>
      </w:pPr>
      <w:r>
        <w:rPr>
          <w:b w:val="1"/>
          <w:bCs w:val="1"/>
          <w:sz w:val="22"/>
          <w:szCs w:val="22"/>
          <w:rtl w:val="0"/>
          <w:lang w:val="en-US"/>
        </w:rPr>
        <w:t>Subnetting and Plan for IPv6 Addressing:</w:t>
      </w:r>
    </w:p>
    <w:p>
      <w:pPr>
        <w:pStyle w:val="List Paragraph"/>
        <w:numPr>
          <w:ilvl w:val="0"/>
          <w:numId w:val="145"/>
        </w:numPr>
        <w:bidi w:val="0"/>
        <w:ind w:right="0"/>
        <w:jc w:val="left"/>
        <w:rPr>
          <w:sz w:val="22"/>
          <w:szCs w:val="22"/>
          <w:rtl w:val="0"/>
          <w:lang w:val="en-US"/>
        </w:rPr>
      </w:pPr>
      <w:r>
        <w:rPr>
          <w:sz w:val="22"/>
          <w:szCs w:val="22"/>
          <w:rtl w:val="0"/>
          <w:lang w:val="en-US"/>
        </w:rPr>
        <w:t>Subnet the network 2001:1111:2222::/48 to /64</w:t>
      </w:r>
    </w:p>
    <w:p>
      <w:pPr>
        <w:pStyle w:val="List Paragraph"/>
        <w:numPr>
          <w:ilvl w:val="0"/>
          <w:numId w:val="145"/>
        </w:numPr>
        <w:bidi w:val="0"/>
        <w:ind w:right="0"/>
        <w:jc w:val="left"/>
        <w:rPr>
          <w:sz w:val="22"/>
          <w:szCs w:val="22"/>
          <w:rtl w:val="0"/>
          <w:lang w:val="en-US"/>
        </w:rPr>
      </w:pPr>
      <w:r>
        <w:rPr>
          <w:sz w:val="22"/>
          <w:szCs w:val="22"/>
          <w:rtl w:val="0"/>
          <w:lang w:val="en-US"/>
        </w:rPr>
        <w:t>Use the second sub-network for IP Addressing of the network_____________________________</w:t>
      </w:r>
    </w:p>
    <w:p>
      <w:pPr>
        <w:pStyle w:val="List Paragraph"/>
        <w:numPr>
          <w:ilvl w:val="0"/>
          <w:numId w:val="145"/>
        </w:numPr>
        <w:bidi w:val="0"/>
        <w:ind w:right="0"/>
        <w:jc w:val="left"/>
        <w:rPr>
          <w:sz w:val="22"/>
          <w:szCs w:val="22"/>
          <w:rtl w:val="0"/>
          <w:lang w:val="en-US"/>
        </w:rPr>
      </w:pPr>
      <w:r>
        <w:rPr>
          <w:sz w:val="22"/>
          <w:szCs w:val="22"/>
          <w:rtl w:val="0"/>
          <w:lang w:val="en-US"/>
        </w:rPr>
        <w:t>Assign the 3</w:t>
      </w:r>
      <w:r>
        <w:rPr>
          <w:sz w:val="22"/>
          <w:szCs w:val="22"/>
          <w:vertAlign w:val="superscript"/>
          <w:rtl w:val="0"/>
          <w:lang w:val="en-US"/>
        </w:rPr>
        <w:t>rd</w:t>
      </w:r>
      <w:r>
        <w:rPr>
          <w:sz w:val="22"/>
          <w:szCs w:val="22"/>
          <w:rtl w:val="0"/>
          <w:lang w:val="en-US"/>
        </w:rPr>
        <w:t xml:space="preserve"> host IP the PC________________________________________________________</w:t>
      </w:r>
    </w:p>
    <w:p>
      <w:pPr>
        <w:pStyle w:val="List Paragraph"/>
        <w:numPr>
          <w:ilvl w:val="0"/>
          <w:numId w:val="145"/>
        </w:numPr>
        <w:bidi w:val="0"/>
        <w:ind w:right="0"/>
        <w:jc w:val="left"/>
        <w:rPr>
          <w:sz w:val="22"/>
          <w:szCs w:val="22"/>
          <w:rtl w:val="0"/>
          <w:lang w:val="en-US"/>
        </w:rPr>
      </w:pPr>
      <w:r>
        <w:rPr>
          <w:sz w:val="22"/>
          <w:szCs w:val="22"/>
          <w:rtl w:val="0"/>
          <w:lang w:val="en-US"/>
        </w:rPr>
        <w:t>Assign the 2</w:t>
      </w:r>
      <w:r>
        <w:rPr>
          <w:sz w:val="22"/>
          <w:szCs w:val="22"/>
          <w:vertAlign w:val="superscript"/>
          <w:rtl w:val="0"/>
          <w:lang w:val="en-US"/>
        </w:rPr>
        <w:t>nd</w:t>
      </w:r>
      <w:r>
        <w:rPr>
          <w:sz w:val="22"/>
          <w:szCs w:val="22"/>
          <w:rtl w:val="0"/>
          <w:lang w:val="en-US"/>
        </w:rPr>
        <w:t xml:space="preserve"> host IP to the Router</w:t>
      </w:r>
      <w:r>
        <w:rPr>
          <w:sz w:val="22"/>
          <w:szCs w:val="22"/>
          <w:rtl w:val="0"/>
          <w:lang w:val="en-US"/>
        </w:rPr>
        <w:t>’</w:t>
      </w:r>
      <w:r>
        <w:rPr>
          <w:sz w:val="22"/>
          <w:szCs w:val="22"/>
          <w:rtl w:val="0"/>
          <w:lang w:val="en-US"/>
        </w:rPr>
        <w:t>s interface_________________________________________</w:t>
      </w:r>
    </w:p>
    <w:p>
      <w:pPr>
        <w:pStyle w:val="Body"/>
        <w:tabs>
          <w:tab w:val="left" w:pos="709"/>
        </w:tabs>
        <w:rPr>
          <w:sz w:val="2"/>
          <w:szCs w:val="2"/>
        </w:rPr>
      </w:pP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PC Configuration Tasks:</w:t>
      </w:r>
    </w:p>
    <w:p>
      <w:pPr>
        <w:pStyle w:val="List Paragraph"/>
        <w:numPr>
          <w:ilvl w:val="0"/>
          <w:numId w:val="147"/>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the planned IPv6 Address and the Prefix</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Step 1 below</w:t>
      </w:r>
    </w:p>
    <w:p>
      <w:pPr>
        <w:pStyle w:val="List Paragraph"/>
        <w:numPr>
          <w:ilvl w:val="0"/>
          <w:numId w:val="147"/>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Assign the appropriate Default Gateway</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Step 1 below</w:t>
      </w:r>
    </w:p>
    <w:p>
      <w:pPr>
        <w:pStyle w:val="List Paragraph"/>
        <w:tabs>
          <w:tab w:val="left" w:pos="709"/>
        </w:tabs>
        <w:rPr>
          <w:outline w:val="0"/>
          <w:color w:val="262626"/>
          <w:sz w:val="22"/>
          <w:szCs w:val="22"/>
          <w:u w:color="262626"/>
          <w14:textFill>
            <w14:solidFill>
              <w14:srgbClr w14:val="262626"/>
            </w14:solidFill>
          </w14:textFill>
        </w:rPr>
      </w:pP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Router Configuration Tasks:</w:t>
      </w:r>
    </w:p>
    <w:p>
      <w:pPr>
        <w:pStyle w:val="List Paragraph"/>
        <w:numPr>
          <w:ilvl w:val="0"/>
          <w:numId w:val="149"/>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Disable DNS Lookups</w:t>
      </w:r>
      <w:r>
        <w:rPr>
          <w:b w:val="0"/>
          <w:bCs w:val="0"/>
          <w:outline w:val="0"/>
          <w:color w:val="262626"/>
          <w:sz w:val="20"/>
          <w:szCs w:val="20"/>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2, Step 5</w:t>
      </w:r>
    </w:p>
    <w:p>
      <w:pPr>
        <w:pStyle w:val="List Paragraph"/>
        <w:numPr>
          <w:ilvl w:val="0"/>
          <w:numId w:val="149"/>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Secure access to the Privileged mode using a MD-5 encrypted password</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3, Step 4</w:t>
      </w:r>
    </w:p>
    <w:p>
      <w:pPr>
        <w:pStyle w:val="List Paragraph"/>
        <w:numPr>
          <w:ilvl w:val="0"/>
          <w:numId w:val="149"/>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Enable IPv6 routing</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Step 2 below</w:t>
      </w:r>
    </w:p>
    <w:p>
      <w:pPr>
        <w:pStyle w:val="List Paragraph"/>
        <w:numPr>
          <w:ilvl w:val="0"/>
          <w:numId w:val="149"/>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Assign the planned IP configuration to the Router</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s interface</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Step 3 below</w:t>
      </w:r>
    </w:p>
    <w:p>
      <w:pPr>
        <w:pStyle w:val="List Paragraph"/>
        <w:numPr>
          <w:ilvl w:val="0"/>
          <w:numId w:val="149"/>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Assign a Link-Local Address of FE80::1 to the Router</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s interface</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Step 4 below</w:t>
      </w:r>
    </w:p>
    <w:p>
      <w:pPr>
        <w:pStyle w:val="List Paragraph"/>
        <w:numPr>
          <w:ilvl w:val="0"/>
          <w:numId w:val="149"/>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Enable the Router</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s interface</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5, Step 6</w:t>
      </w:r>
    </w:p>
    <w:p>
      <w:pPr>
        <w:pStyle w:val="List Paragraph"/>
        <w:numPr>
          <w:ilvl w:val="0"/>
          <w:numId w:val="149"/>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Ensure reachability between the Router</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s interface and the PC</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5, Step 7 &amp; 8</w:t>
      </w:r>
    </w:p>
    <w:p>
      <w:pPr>
        <w:pStyle w:val="List Paragraph"/>
        <w:numPr>
          <w:ilvl w:val="0"/>
          <w:numId w:val="149"/>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Configure the router to support remote access via Telnet and SSH</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0"/>
          <w:szCs w:val="20"/>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Step 5 below</w:t>
      </w:r>
    </w:p>
    <w:p>
      <w:pPr>
        <w:pStyle w:val="List Paragraph"/>
        <w:numPr>
          <w:ilvl w:val="0"/>
          <w:numId w:val="149"/>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Test Telnet and SSH</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5, Step 9 &amp; Lab 8, Step 2</w:t>
      </w:r>
    </w:p>
    <w:p>
      <w:pPr>
        <w:pStyle w:val="List Paragraph"/>
        <w:numPr>
          <w:ilvl w:val="0"/>
          <w:numId w:val="149"/>
        </w:numPr>
        <w:bidi w:val="0"/>
        <w:ind w:right="0"/>
        <w:jc w:val="left"/>
        <w:rPr>
          <w:b w:val="1"/>
          <w:bCs w:val="1"/>
          <w:outline w:val="0"/>
          <w:color w:val="262626"/>
          <w:sz w:val="22"/>
          <w:szCs w:val="22"/>
          <w:rtl w:val="0"/>
          <w:lang w:val="en-US"/>
          <w14:textFill>
            <w14:solidFill>
              <w14:srgbClr w14:val="262626"/>
            </w14:solidFill>
          </w14:textFill>
        </w:rPr>
      </w:pPr>
      <w:r>
        <w:rPr>
          <w:b w:val="0"/>
          <w:bCs w:val="0"/>
          <w:outline w:val="0"/>
          <w:color w:val="262626"/>
          <w:sz w:val="22"/>
          <w:szCs w:val="22"/>
          <w:u w:color="262626"/>
          <w:rtl w:val="0"/>
          <w:lang w:val="en-US"/>
          <w14:textFill>
            <w14:solidFill>
              <w14:srgbClr w14:val="262626"/>
            </w14:solidFill>
          </w14:textFill>
        </w:rPr>
        <w:t>Save the configuration</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4"/>
          <w:szCs w:val="24"/>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w:t>
      </w:r>
      <w:r>
        <w:rPr>
          <w:b w:val="0"/>
          <w:bCs w:val="0"/>
          <w:outline w:val="0"/>
          <w:color w:val="262626"/>
          <w:sz w:val="22"/>
          <w:szCs w:val="22"/>
          <w:u w:color="262626"/>
          <w:rtl w:val="0"/>
          <w:lang w:val="en-US"/>
          <w14:textFill>
            <w14:solidFill>
              <w14:srgbClr w14:val="262626"/>
            </w14:solidFill>
          </w14:textFill>
        </w:rPr>
        <w:t>.Refer to Lab 4, Step 5</w:t>
      </w:r>
    </w:p>
    <w:p>
      <w:pPr>
        <w:pStyle w:val="Body"/>
        <w:tabs>
          <w:tab w:val="left" w:pos="709"/>
        </w:tabs>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Reset the devices to default configuration after completing the lab:</w:t>
      </w:r>
    </w:p>
    <w:p>
      <w:pPr>
        <w:pStyle w:val="List Paragraph"/>
        <w:numPr>
          <w:ilvl w:val="0"/>
          <w:numId w:val="151"/>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Reset the Router and Switch configurations to default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4, Step 6</w:t>
      </w:r>
    </w:p>
    <w:p>
      <w:pPr>
        <w:pStyle w:val="List Paragraph"/>
        <w:numPr>
          <w:ilvl w:val="0"/>
          <w:numId w:val="151"/>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Reset the LAN Adapter on the PC to Dynamic Addressing</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2</w:t>
      </w:r>
    </w:p>
    <w:p>
      <w:pPr>
        <w:pStyle w:val="List Paragraph"/>
        <w:numPr>
          <w:ilvl w:val="0"/>
          <w:numId w:val="151"/>
        </w:numPr>
        <w:bidi w:val="0"/>
        <w:ind w:right="0"/>
        <w:jc w:val="left"/>
        <w:rPr>
          <w:outline w:val="0"/>
          <w:color w:val="262626"/>
          <w:sz w:val="22"/>
          <w:szCs w:val="22"/>
          <w:rtl w:val="0"/>
          <w:lang w:val="en-US"/>
          <w14:textFill>
            <w14:solidFill>
              <w14:srgbClr w14:val="262626"/>
            </w14:solidFill>
          </w14:textFill>
        </w:rPr>
      </w:pPr>
      <w:r>
        <w:rPr>
          <w:outline w:val="0"/>
          <w:color w:val="262626"/>
          <w:sz w:val="22"/>
          <w:szCs w:val="22"/>
          <w:u w:color="262626"/>
          <w:rtl w:val="0"/>
          <w:lang w:val="en-US"/>
          <w14:textFill>
            <w14:solidFill>
              <w14:srgbClr w14:val="262626"/>
            </w14:solidFill>
          </w14:textFill>
        </w:rPr>
        <w:t>Re-connect the White Ethernet cable to the PC</w:t>
      </w:r>
      <w:r>
        <w:rPr>
          <w:outline w:val="0"/>
          <w:color w:val="262626"/>
          <w:sz w:val="24"/>
          <w:szCs w:val="24"/>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w:t>
      </w:r>
      <w:r>
        <w:rPr>
          <w:outline w:val="0"/>
          <w:color w:val="262626"/>
          <w:sz w:val="22"/>
          <w:szCs w:val="22"/>
          <w:u w:color="262626"/>
          <w:rtl w:val="0"/>
          <w:lang w:val="en-US"/>
          <w14:textFill>
            <w14:solidFill>
              <w14:srgbClr w14:val="262626"/>
            </w14:solidFill>
          </w14:textFill>
        </w:rPr>
        <w:t>.Refer to Lab 5, Step 2</w:t>
      </w:r>
    </w:p>
    <w:p>
      <w:pPr>
        <w:pStyle w:val="Body"/>
        <w:tabs>
          <w:tab w:val="left" w:pos="709"/>
        </w:tabs>
      </w:pPr>
    </w:p>
    <w:p>
      <w:pPr>
        <w:pStyle w:val="Heading 2"/>
      </w:pPr>
      <w:bookmarkStart w:name="_Toc80" w:id="88"/>
      <w:r>
        <w:rPr>
          <w:rFonts w:cs="Arial Unicode MS" w:eastAsia="Arial Unicode MS"/>
          <w:rtl w:val="0"/>
          <w:lang w:val="en-US"/>
        </w:rPr>
        <w:t>Step 1: Assign the planned IPv6 Address, Prefix &amp; Default Gateway to the PC</w:t>
      </w:r>
      <w:bookmarkEnd w:id="88"/>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Click on the </w:t>
      </w:r>
      <w:r>
        <w:rPr>
          <w:b w:val="1"/>
          <w:bCs w:val="1"/>
          <w:sz w:val="22"/>
          <w:szCs w:val="22"/>
          <w:rtl w:val="0"/>
          <w:lang w:val="en-US"/>
        </w:rPr>
        <w:t>Windows Icon</w:t>
      </w:r>
      <w:r>
        <w:rPr>
          <w:sz w:val="22"/>
          <w:szCs w:val="22"/>
          <w:rtl w:val="0"/>
          <w:lang w:val="en-US"/>
        </w:rPr>
        <w:t>.</w:t>
      </w:r>
    </w:p>
    <w:p>
      <w:pPr>
        <w:pStyle w:val="List Paragraph"/>
        <w:tabs>
          <w:tab w:val="left" w:pos="709"/>
        </w:tabs>
        <w:spacing w:after="0" w:line="240" w:lineRule="auto"/>
        <w:rPr>
          <w:sz w:val="22"/>
          <w:szCs w:val="22"/>
        </w:rPr>
      </w:pPr>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Go to the </w:t>
      </w:r>
      <w:r>
        <w:rPr>
          <w:b w:val="1"/>
          <w:bCs w:val="1"/>
          <w:sz w:val="22"/>
          <w:szCs w:val="22"/>
          <w:rtl w:val="0"/>
          <w:lang w:val="en-US"/>
        </w:rPr>
        <w:t>Network and Sharing Center</w:t>
      </w:r>
      <w:r>
        <w:rPr>
          <w:sz w:val="22"/>
          <w:szCs w:val="22"/>
          <w:rtl w:val="0"/>
          <w:lang w:val="en-US"/>
        </w:rPr>
        <w:t>.</w:t>
      </w:r>
    </w:p>
    <w:p>
      <w:pPr>
        <w:pStyle w:val="List Paragraph"/>
        <w:tabs>
          <w:tab w:val="left" w:pos="709"/>
        </w:tabs>
        <w:spacing w:after="0" w:line="240" w:lineRule="auto"/>
        <w:rPr>
          <w:sz w:val="22"/>
          <w:szCs w:val="22"/>
        </w:rPr>
      </w:pPr>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Click on </w:t>
      </w:r>
      <w:r>
        <w:rPr>
          <w:b w:val="1"/>
          <w:bCs w:val="1"/>
          <w:sz w:val="22"/>
          <w:szCs w:val="22"/>
          <w:rtl w:val="0"/>
          <w:lang w:val="en-US"/>
        </w:rPr>
        <w:t>Change Adapter Settings</w:t>
      </w:r>
      <w:r>
        <w:rPr>
          <w:sz w:val="22"/>
          <w:szCs w:val="22"/>
          <w:rtl w:val="0"/>
          <w:lang w:val="en-US"/>
        </w:rPr>
        <w:t>.</w:t>
      </w:r>
    </w:p>
    <w:p>
      <w:pPr>
        <w:pStyle w:val="List Paragraph"/>
        <w:tabs>
          <w:tab w:val="left" w:pos="709"/>
        </w:tabs>
        <w:spacing w:after="0" w:line="240" w:lineRule="auto"/>
        <w:rPr>
          <w:sz w:val="22"/>
          <w:szCs w:val="22"/>
        </w:rPr>
      </w:pPr>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Right Click on the LAN Adapter </w:t>
      </w:r>
      <w:r>
        <w:rPr>
          <w:b w:val="1"/>
          <w:bCs w:val="1"/>
          <w:sz w:val="22"/>
          <w:szCs w:val="22"/>
          <w:rtl w:val="0"/>
          <w:lang w:val="en-US"/>
        </w:rPr>
        <w:t>(Gigabit CT in the Cisco lab)</w:t>
      </w:r>
      <w:r>
        <w:rPr>
          <w:sz w:val="22"/>
          <w:szCs w:val="22"/>
          <w:rtl w:val="0"/>
          <w:lang w:val="en-US"/>
        </w:rPr>
        <w:t xml:space="preserve"> and click on </w:t>
      </w:r>
      <w:r>
        <w:rPr>
          <w:b w:val="1"/>
          <w:bCs w:val="1"/>
          <w:sz w:val="22"/>
          <w:szCs w:val="22"/>
          <w:rtl w:val="0"/>
          <w:lang w:val="en-US"/>
        </w:rPr>
        <w:t>Properties</w:t>
      </w:r>
      <w:r>
        <w:rPr>
          <w:sz w:val="22"/>
          <w:szCs w:val="22"/>
          <w:rtl w:val="0"/>
          <w:lang w:val="en-US"/>
        </w:rPr>
        <w:t>.</w:t>
      </w:r>
    </w:p>
    <w:p>
      <w:pPr>
        <w:pStyle w:val="List Paragraph"/>
        <w:tabs>
          <w:tab w:val="left" w:pos="709"/>
        </w:tabs>
        <w:spacing w:after="0" w:line="240" w:lineRule="auto"/>
        <w:rPr>
          <w:sz w:val="22"/>
          <w:szCs w:val="22"/>
        </w:rPr>
      </w:pPr>
    </w:p>
    <w:p>
      <w:pPr>
        <w:pStyle w:val="List Paragraph"/>
        <w:numPr>
          <w:ilvl w:val="0"/>
          <w:numId w:val="66"/>
        </w:numPr>
        <w:bidi w:val="0"/>
        <w:spacing w:after="0" w:line="240" w:lineRule="auto"/>
        <w:ind w:right="0"/>
        <w:jc w:val="left"/>
        <w:rPr>
          <w:sz w:val="22"/>
          <w:szCs w:val="22"/>
          <w:rtl w:val="0"/>
          <w:lang w:val="en-US"/>
        </w:rPr>
      </w:pPr>
      <w:r>
        <w:rPr>
          <w:sz w:val="22"/>
          <w:szCs w:val="22"/>
          <w:rtl w:val="0"/>
          <w:lang w:val="en-US"/>
        </w:rPr>
        <w:t xml:space="preserve">Select </w:t>
      </w:r>
      <w:r>
        <w:rPr>
          <w:b w:val="1"/>
          <w:bCs w:val="1"/>
          <w:sz w:val="22"/>
          <w:szCs w:val="22"/>
          <w:rtl w:val="0"/>
          <w:lang w:val="en-US"/>
        </w:rPr>
        <w:t>Internet Protocol Version 4 (TCP/IPv6)</w:t>
      </w:r>
      <w:r>
        <w:rPr>
          <w:sz w:val="22"/>
          <w:szCs w:val="22"/>
          <w:rtl w:val="0"/>
          <w:lang w:val="en-US"/>
        </w:rPr>
        <w:t xml:space="preserve"> and click on </w:t>
      </w:r>
      <w:r>
        <w:rPr>
          <w:b w:val="1"/>
          <w:bCs w:val="1"/>
          <w:sz w:val="22"/>
          <w:szCs w:val="22"/>
          <w:rtl w:val="0"/>
          <w:lang w:val="en-US"/>
        </w:rPr>
        <w:t>Properties</w:t>
      </w:r>
      <w:r>
        <w:rPr>
          <w:sz w:val="22"/>
          <w:szCs w:val="22"/>
          <w:rtl w:val="0"/>
          <w:lang w:val="en-US"/>
        </w:rPr>
        <w:t>.</w:t>
      </w:r>
    </w:p>
    <w:p>
      <w:pPr>
        <w:pStyle w:val="Body"/>
        <w:tabs>
          <w:tab w:val="left" w:pos="709"/>
        </w:tabs>
        <w:rPr>
          <w:b w:val="1"/>
          <w:bCs w:val="1"/>
          <w:outline w:val="0"/>
          <w:color w:val="262626"/>
          <w:sz w:val="24"/>
          <w:szCs w:val="24"/>
          <w:u w:color="262626"/>
          <w14:textFill>
            <w14:solidFill>
              <w14:srgbClr w14:val="262626"/>
            </w14:solidFill>
          </w14:textFill>
        </w:rPr>
      </w:pPr>
      <w:r>
        <w:drawing xmlns:a="http://schemas.openxmlformats.org/drawingml/2006/main">
          <wp:inline distT="0" distB="0" distL="0" distR="0">
            <wp:extent cx="6011418" cy="2063398"/>
            <wp:effectExtent l="0" t="0" r="0" b="0"/>
            <wp:docPr id="1073741881" name="officeArt object" descr="Picture 22"/>
            <wp:cNvGraphicFramePr/>
            <a:graphic xmlns:a="http://schemas.openxmlformats.org/drawingml/2006/main">
              <a:graphicData uri="http://schemas.openxmlformats.org/drawingml/2006/picture">
                <pic:pic xmlns:pic="http://schemas.openxmlformats.org/drawingml/2006/picture">
                  <pic:nvPicPr>
                    <pic:cNvPr id="1073741881" name="Picture 22" descr="Picture 22"/>
                    <pic:cNvPicPr>
                      <a:picLocks noChangeAspect="1"/>
                    </pic:cNvPicPr>
                  </pic:nvPicPr>
                  <pic:blipFill>
                    <a:blip r:embed="rId39">
                      <a:extLst/>
                    </a:blip>
                    <a:stretch>
                      <a:fillRect/>
                    </a:stretch>
                  </pic:blipFill>
                  <pic:spPr>
                    <a:xfrm>
                      <a:off x="0" y="0"/>
                      <a:ext cx="6011418" cy="2063398"/>
                    </a:xfrm>
                    <a:prstGeom prst="rect">
                      <a:avLst/>
                    </a:prstGeom>
                    <a:ln w="12700" cap="flat">
                      <a:noFill/>
                      <a:miter lim="400000"/>
                    </a:ln>
                    <a:effectLst>
                      <a:outerShdw sx="100000" sy="100000" kx="0" ky="0" algn="b" rotWithShape="0" blurRad="292100" dist="139700" dir="2700000">
                        <a:srgbClr val="333333">
                          <a:alpha val="64999"/>
                        </a:srgbClr>
                      </a:outerShdw>
                    </a:effectLst>
                  </pic:spPr>
                </pic:pic>
              </a:graphicData>
            </a:graphic>
          </wp:inline>
        </w:drawing>
      </w:r>
    </w:p>
    <w:p>
      <w:pPr>
        <w:pStyle w:val="List Paragraph"/>
        <w:numPr>
          <w:ilvl w:val="0"/>
          <w:numId w:val="152"/>
        </w:numPr>
        <w:bidi w:val="0"/>
        <w:ind w:right="0"/>
        <w:jc w:val="left"/>
        <w:rPr>
          <w:b w:val="1"/>
          <w:bCs w:val="1"/>
          <w:sz w:val="22"/>
          <w:szCs w:val="22"/>
          <w:rtl w:val="0"/>
          <w:lang w:val="en-US"/>
        </w:rPr>
      </w:pPr>
      <w:r>
        <w:rPr>
          <w:b w:val="0"/>
          <w:bCs w:val="0"/>
          <w:sz w:val="22"/>
          <w:szCs w:val="22"/>
          <w:rtl w:val="0"/>
          <w:lang w:val="en-US"/>
        </w:rPr>
        <w:t xml:space="preserve">Type the </w:t>
      </w:r>
      <w:r>
        <w:rPr>
          <w:b w:val="1"/>
          <w:bCs w:val="1"/>
          <w:sz w:val="22"/>
          <w:szCs w:val="22"/>
          <w:rtl w:val="0"/>
          <w:lang w:val="en-US"/>
        </w:rPr>
        <w:t>IPv6 address</w:t>
      </w:r>
      <w:r>
        <w:rPr>
          <w:b w:val="0"/>
          <w:bCs w:val="0"/>
          <w:sz w:val="22"/>
          <w:szCs w:val="22"/>
          <w:rtl w:val="0"/>
          <w:lang w:val="en-US"/>
        </w:rPr>
        <w:t xml:space="preserve">, </w:t>
      </w:r>
      <w:r>
        <w:rPr>
          <w:b w:val="1"/>
          <w:bCs w:val="1"/>
          <w:sz w:val="22"/>
          <w:szCs w:val="22"/>
          <w:rtl w:val="0"/>
          <w:lang w:val="en-US"/>
        </w:rPr>
        <w:t>Subnet prefix length</w:t>
      </w:r>
      <w:r>
        <w:rPr>
          <w:b w:val="0"/>
          <w:bCs w:val="0"/>
          <w:sz w:val="22"/>
          <w:szCs w:val="22"/>
          <w:rtl w:val="0"/>
          <w:lang w:val="en-US"/>
        </w:rPr>
        <w:t xml:space="preserve"> &amp; </w:t>
      </w:r>
      <w:r>
        <w:rPr>
          <w:b w:val="1"/>
          <w:bCs w:val="1"/>
          <w:sz w:val="22"/>
          <w:szCs w:val="22"/>
          <w:rtl w:val="0"/>
          <w:lang w:val="en-US"/>
        </w:rPr>
        <w:t>Default Gateway</w:t>
      </w:r>
      <w:r>
        <w:rPr>
          <w:b w:val="0"/>
          <w:bCs w:val="0"/>
          <w:sz w:val="22"/>
          <w:szCs w:val="22"/>
          <w:rtl w:val="0"/>
          <w:lang w:val="en-US"/>
        </w:rPr>
        <w:t xml:space="preserve"> as per the planned scheme.</w:t>
      </w:r>
    </w:p>
    <w:p>
      <w:pPr>
        <w:pStyle w:val="Body"/>
        <w:tabs>
          <w:tab w:val="left" w:pos="709"/>
        </w:tabs>
        <w:rPr>
          <w:b w:val="1"/>
          <w:bCs w:val="1"/>
          <w:sz w:val="24"/>
          <w:szCs w:val="24"/>
        </w:rPr>
      </w:pPr>
    </w:p>
    <w:p>
      <w:pPr>
        <w:pStyle w:val="Heading 2"/>
      </w:pPr>
      <w:bookmarkStart w:name="_Toc81" w:id="89"/>
      <w:r>
        <w:rPr>
          <w:rFonts w:cs="Arial Unicode MS" w:eastAsia="Arial Unicode MS"/>
          <w:rtl w:val="0"/>
          <w:lang w:val="en-US"/>
        </w:rPr>
        <w:t>Step 2: Enable IPv6 Routing</w:t>
      </w:r>
      <w:bookmarkEnd w:id="89"/>
    </w:p>
    <w:p>
      <w:pPr>
        <w:pStyle w:val="Body"/>
        <w:tabs>
          <w:tab w:val="left" w:pos="709"/>
        </w:tabs>
        <w:rPr>
          <w:sz w:val="22"/>
          <w:szCs w:val="22"/>
        </w:rPr>
      </w:pPr>
      <w:r>
        <w:rPr>
          <w:sz w:val="22"/>
          <w:szCs w:val="22"/>
          <w:rtl w:val="0"/>
          <w:lang w:val="en-US"/>
        </w:rPr>
        <w:t xml:space="preserve">IPv6 Routing is mostly disabled by default on Cisco routers. This is required for the routers to route IPv6 traffic from one network to another. </w:t>
      </w:r>
    </w:p>
    <w:p>
      <w:pPr>
        <w:pStyle w:val="List Paragraph"/>
        <w:numPr>
          <w:ilvl w:val="0"/>
          <w:numId w:val="154"/>
        </w:numPr>
        <w:bidi w:val="0"/>
        <w:ind w:right="0"/>
        <w:jc w:val="left"/>
        <w:rPr>
          <w:sz w:val="22"/>
          <w:szCs w:val="22"/>
          <w:rtl w:val="0"/>
          <w:lang w:val="en-US"/>
        </w:rPr>
      </w:pPr>
      <w:r>
        <w:rPr>
          <w:sz w:val="22"/>
          <w:szCs w:val="22"/>
          <w:rtl w:val="0"/>
          <w:lang w:val="en-US"/>
        </w:rPr>
        <w:t>Command used to enable IPv6 routing:</w:t>
      </w:r>
    </w:p>
    <w:p>
      <w:pPr>
        <w:pStyle w:val="List Paragraph"/>
        <w:tabs>
          <w:tab w:val="left" w:pos="709"/>
        </w:tabs>
        <w:rPr>
          <w:b w:val="1"/>
          <w:bCs w:val="1"/>
          <w:outline w:val="0"/>
          <w:color w:val="0070c0"/>
          <w:sz w:val="22"/>
          <w:szCs w:val="22"/>
          <w:u w:color="0070c0"/>
          <w14:textFill>
            <w14:solidFill>
              <w14:srgbClr w14:val="0070C0"/>
            </w14:solidFill>
          </w14:textFill>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ipv6 unicast-routing</w:t>
      </w:r>
    </w:p>
    <w:p>
      <w:pPr>
        <w:pStyle w:val="List Paragraph"/>
        <w:tabs>
          <w:tab w:val="left" w:pos="709"/>
        </w:tabs>
        <w:rPr>
          <w:sz w:val="22"/>
          <w:szCs w:val="22"/>
        </w:rPr>
      </w:pPr>
    </w:p>
    <w:p>
      <w:pPr>
        <w:pStyle w:val="List Paragraph"/>
        <w:numPr>
          <w:ilvl w:val="0"/>
          <w:numId w:val="154"/>
        </w:numPr>
        <w:bidi w:val="0"/>
        <w:ind w:right="0"/>
        <w:jc w:val="left"/>
        <w:rPr>
          <w:sz w:val="22"/>
          <w:szCs w:val="22"/>
          <w:rtl w:val="0"/>
          <w:lang w:val="en-US"/>
        </w:rPr>
      </w:pPr>
      <w:r>
        <w:rPr>
          <w:sz w:val="22"/>
          <w:szCs w:val="22"/>
          <w:rtl w:val="0"/>
          <w:lang w:val="en-US"/>
        </w:rPr>
        <w:t>The current scenario has only one IPv6 network, therefore, this command is not necessary here.</w:t>
      </w:r>
    </w:p>
    <w:p>
      <w:pPr>
        <w:pStyle w:val="Body"/>
        <w:tabs>
          <w:tab w:val="left" w:pos="709"/>
        </w:tabs>
        <w:spacing w:after="0" w:line="240" w:lineRule="auto"/>
        <w:rPr>
          <w:b w:val="1"/>
          <w:bCs w:val="1"/>
          <w:outline w:val="0"/>
          <w:color w:val="262626"/>
          <w:sz w:val="24"/>
          <w:szCs w:val="24"/>
          <w:u w:color="262626"/>
          <w14:textFill>
            <w14:solidFill>
              <w14:srgbClr w14:val="262626"/>
            </w14:solidFill>
          </w14:textFill>
        </w:rPr>
      </w:pPr>
    </w:p>
    <w:p>
      <w:pPr>
        <w:pStyle w:val="Body"/>
        <w:tabs>
          <w:tab w:val="left" w:pos="709"/>
        </w:tabs>
        <w:spacing w:after="0" w:line="240" w:lineRule="auto"/>
        <w:rPr>
          <w:b w:val="1"/>
          <w:bCs w:val="1"/>
          <w:outline w:val="0"/>
          <w:color w:val="262626"/>
          <w:sz w:val="24"/>
          <w:szCs w:val="24"/>
          <w:u w:color="262626"/>
          <w14:textFill>
            <w14:solidFill>
              <w14:srgbClr w14:val="262626"/>
            </w14:solidFill>
          </w14:textFill>
        </w:rPr>
      </w:pPr>
    </w:p>
    <w:p>
      <w:pPr>
        <w:pStyle w:val="Body"/>
        <w:tabs>
          <w:tab w:val="left" w:pos="709"/>
        </w:tabs>
        <w:spacing w:after="0" w:line="240" w:lineRule="auto"/>
        <w:rPr>
          <w:b w:val="1"/>
          <w:bCs w:val="1"/>
          <w:outline w:val="0"/>
          <w:color w:val="262626"/>
          <w:sz w:val="24"/>
          <w:szCs w:val="24"/>
          <w:u w:color="262626"/>
          <w14:textFill>
            <w14:solidFill>
              <w14:srgbClr w14:val="262626"/>
            </w14:solidFill>
          </w14:textFill>
        </w:rPr>
      </w:pPr>
    </w:p>
    <w:p>
      <w:pPr>
        <w:pStyle w:val="Body"/>
        <w:tabs>
          <w:tab w:val="left" w:pos="709"/>
        </w:tabs>
        <w:spacing w:after="0" w:line="240" w:lineRule="auto"/>
        <w:rPr>
          <w:b w:val="1"/>
          <w:bCs w:val="1"/>
          <w:outline w:val="0"/>
          <w:color w:val="262626"/>
          <w:sz w:val="24"/>
          <w:szCs w:val="24"/>
          <w:u w:color="262626"/>
          <w14:textFill>
            <w14:solidFill>
              <w14:srgbClr w14:val="262626"/>
            </w14:solidFill>
          </w14:textFill>
        </w:rPr>
      </w:pPr>
    </w:p>
    <w:p>
      <w:pPr>
        <w:pStyle w:val="Heading 2"/>
      </w:pPr>
      <w:bookmarkStart w:name="_Toc82" w:id="90"/>
      <w:r>
        <w:rPr>
          <w:rFonts w:cs="Arial Unicode MS" w:eastAsia="Arial Unicode MS"/>
          <w:rtl w:val="0"/>
          <w:lang w:val="en-US"/>
        </w:rPr>
        <w:t>Step 3: Assign the planned IP configuration to the Router</w:t>
      </w:r>
      <w:r>
        <w:rPr>
          <w:rFonts w:cs="Arial Unicode MS" w:eastAsia="Arial Unicode MS" w:hint="default"/>
          <w:rtl w:val="1"/>
        </w:rPr>
        <w:t>’</w:t>
      </w:r>
      <w:r>
        <w:rPr>
          <w:rFonts w:cs="Arial Unicode MS" w:eastAsia="Arial Unicode MS"/>
          <w:rtl w:val="0"/>
          <w:lang w:val="de-DE"/>
        </w:rPr>
        <w:t>s interface</w:t>
      </w:r>
      <w:bookmarkEnd w:id="90"/>
    </w:p>
    <w:p>
      <w:pPr>
        <w:pStyle w:val="Body"/>
        <w:tabs>
          <w:tab w:val="left" w:pos="709"/>
        </w:tabs>
        <w:spacing w:before="0" w:after="0" w:line="240" w:lineRule="auto"/>
        <w:rPr>
          <w:b w:val="1"/>
          <w:bCs w:val="1"/>
          <w:outline w:val="0"/>
          <w:color w:val="262626"/>
          <w:sz w:val="22"/>
          <w:szCs w:val="22"/>
          <w:u w:color="262626"/>
          <w14:textFill>
            <w14:solidFill>
              <w14:srgbClr w14:val="262626"/>
            </w14:solidFill>
          </w14:textFill>
        </w:rPr>
      </w:pPr>
    </w:p>
    <w:p>
      <w:pPr>
        <w:pStyle w:val="Body"/>
        <w:tabs>
          <w:tab w:val="left" w:pos="709"/>
        </w:tabs>
        <w:spacing w:after="0" w:line="240" w:lineRule="auto"/>
        <w:rPr>
          <w:outline w:val="0"/>
          <w:color w:val="262626"/>
          <w:sz w:val="22"/>
          <w:szCs w:val="22"/>
          <w:u w:color="262626"/>
          <w14:textFill>
            <w14:solidFill>
              <w14:srgbClr w14:val="262626"/>
            </w14:solidFill>
          </w14:textFill>
        </w:rPr>
      </w:pPr>
      <w:r>
        <w:rPr>
          <w:outline w:val="0"/>
          <w:color w:val="262626"/>
          <w:sz w:val="22"/>
          <w:szCs w:val="22"/>
          <w:u w:color="262626"/>
          <w:rtl w:val="0"/>
          <w:lang w:val="en-US"/>
          <w14:textFill>
            <w14:solidFill>
              <w14:srgbClr w14:val="262626"/>
            </w14:solidFill>
          </w14:textFill>
        </w:rPr>
        <w:t>The IPv6 Address assigned to the Router</w:t>
      </w:r>
      <w:r>
        <w:rPr>
          <w:outline w:val="0"/>
          <w:color w:val="262626"/>
          <w:sz w:val="22"/>
          <w:szCs w:val="22"/>
          <w:u w:color="262626"/>
          <w:rtl w:val="1"/>
          <w14:textFill>
            <w14:solidFill>
              <w14:srgbClr w14:val="262626"/>
            </w14:solidFill>
          </w14:textFill>
        </w:rPr>
        <w:t>’</w:t>
      </w:r>
      <w:r>
        <w:rPr>
          <w:outline w:val="0"/>
          <w:color w:val="262626"/>
          <w:sz w:val="22"/>
          <w:szCs w:val="22"/>
          <w:u w:color="262626"/>
          <w:rtl w:val="0"/>
          <w:lang w:val="en-US"/>
          <w14:textFill>
            <w14:solidFill>
              <w14:srgbClr w14:val="262626"/>
            </w14:solidFill>
          </w14:textFill>
        </w:rPr>
        <w:t>s interface and the PC must be in the same network.</w:t>
      </w:r>
    </w:p>
    <w:p>
      <w:pPr>
        <w:pStyle w:val="List Paragraph"/>
        <w:tabs>
          <w:tab w:val="left" w:pos="709"/>
        </w:tabs>
        <w:spacing w:after="0" w:line="240" w:lineRule="auto"/>
        <w:rPr>
          <w:outline w:val="0"/>
          <w:color w:val="262626"/>
          <w:sz w:val="22"/>
          <w:szCs w:val="22"/>
          <w:u w:color="262626"/>
          <w14:textFill>
            <w14:solidFill>
              <w14:srgbClr w14:val="262626"/>
            </w14:solidFill>
          </w14:textFill>
        </w:rPr>
      </w:pPr>
    </w:p>
    <w:p>
      <w:pPr>
        <w:pStyle w:val="List Paragraph"/>
        <w:numPr>
          <w:ilvl w:val="0"/>
          <w:numId w:val="69"/>
        </w:numPr>
        <w:rPr>
          <w:sz w:val="22"/>
          <w:szCs w:val="22"/>
          <w:lang w:val="en-US"/>
        </w:rPr>
      </w:pPr>
      <w:r>
        <w:rPr>
          <w:sz w:val="22"/>
          <w:szCs w:val="22"/>
          <w:rtl w:val="0"/>
          <w:lang w:val="en-US"/>
        </w:rPr>
        <w:t>Command used to go to the Interface mode:</w:t>
      </w:r>
    </w:p>
    <w:p>
      <w:pPr>
        <w:pStyle w:val="List Paragraph"/>
        <w:tabs>
          <w:tab w:val="left" w:pos="709"/>
        </w:tabs>
        <w:rPr>
          <w:b w:val="1"/>
          <w:bCs w:val="1"/>
          <w:sz w:val="22"/>
          <w:szCs w:val="22"/>
        </w:rPr>
      </w:pPr>
      <w:r>
        <w:rPr>
          <w:b w:val="1"/>
          <w:bCs w:val="1"/>
          <w:sz w:val="22"/>
          <w:szCs w:val="22"/>
          <w:rtl w:val="0"/>
          <w:lang w:val="en-US"/>
        </w:rPr>
        <w:t xml:space="preserve">(config)# </w:t>
      </w:r>
      <w:r>
        <w:rPr>
          <w:b w:val="1"/>
          <w:bCs w:val="1"/>
          <w:outline w:val="0"/>
          <w:color w:val="0070c0"/>
          <w:sz w:val="22"/>
          <w:szCs w:val="22"/>
          <w:u w:color="0070c0"/>
          <w:rtl w:val="0"/>
          <w:lang w:val="en-US"/>
          <w14:textFill>
            <w14:solidFill>
              <w14:srgbClr w14:val="0070C0"/>
            </w14:solidFill>
          </w14:textFill>
        </w:rPr>
        <w:t xml:space="preserve">interface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interface type</w:t>
      </w:r>
      <w:r>
        <w:rPr>
          <w:b w:val="1"/>
          <w:bCs w:val="1"/>
          <w:sz w:val="22"/>
          <w:szCs w:val="22"/>
          <w:rtl w:val="0"/>
          <w:lang w:val="en-US"/>
        </w:rPr>
        <w:t>&gt; &lt;</w:t>
      </w:r>
      <w:r>
        <w:rPr>
          <w:b w:val="1"/>
          <w:bCs w:val="1"/>
          <w:outline w:val="0"/>
          <w:color w:val="ff0000"/>
          <w:sz w:val="22"/>
          <w:szCs w:val="22"/>
          <w:u w:color="ff0000"/>
          <w:rtl w:val="0"/>
          <w:lang w:val="en-US"/>
          <w14:textFill>
            <w14:solidFill>
              <w14:srgbClr w14:val="FF0000"/>
            </w14:solidFill>
          </w14:textFill>
        </w:rPr>
        <w:t>interface number</w:t>
      </w:r>
      <w:r>
        <w:rPr>
          <w:b w:val="1"/>
          <w:bCs w:val="1"/>
          <w:sz w:val="22"/>
          <w:szCs w:val="22"/>
          <w:rtl w:val="0"/>
          <w:lang w:val="en-US"/>
        </w:rPr>
        <w:t>&gt;</w:t>
      </w:r>
    </w:p>
    <w:p>
      <w:pPr>
        <w:pStyle w:val="List Paragraph"/>
        <w:tabs>
          <w:tab w:val="left" w:pos="709"/>
        </w:tabs>
        <w:rPr>
          <w:b w:val="1"/>
          <w:bCs w:val="1"/>
          <w:sz w:val="22"/>
          <w:szCs w:val="22"/>
        </w:rPr>
      </w:pPr>
      <w:r>
        <w:rPr>
          <w:b w:val="1"/>
          <w:bCs w:val="1"/>
          <w:sz w:val="22"/>
          <w:szCs w:val="22"/>
          <w:rtl w:val="0"/>
          <w:lang w:val="en-US"/>
        </w:rPr>
        <w:t>(config-if)#</w:t>
      </w:r>
    </w:p>
    <w:p>
      <w:pPr>
        <w:pStyle w:val="List Paragraph"/>
        <w:tabs>
          <w:tab w:val="left" w:pos="709"/>
        </w:tabs>
        <w:rPr>
          <w:b w:val="1"/>
          <w:bCs w:val="1"/>
          <w:sz w:val="22"/>
          <w:szCs w:val="22"/>
        </w:rPr>
      </w:pPr>
    </w:p>
    <w:p>
      <w:pPr>
        <w:pStyle w:val="List Paragraph"/>
        <w:tabs>
          <w:tab w:val="left" w:pos="709"/>
        </w:tabs>
        <w:rPr>
          <w:sz w:val="22"/>
          <w:szCs w:val="22"/>
        </w:rPr>
      </w:pPr>
      <w:r>
        <w:rPr>
          <w:sz w:val="22"/>
          <w:szCs w:val="22"/>
          <w:rtl w:val="0"/>
          <w:lang w:val="en-US"/>
        </w:rPr>
        <w:t xml:space="preserve">In this scenario, the </w:t>
      </w:r>
      <w:r>
        <w:rPr>
          <w:sz w:val="22"/>
          <w:szCs w:val="22"/>
          <w:rtl w:val="0"/>
          <w:lang w:val="en-US"/>
        </w:rPr>
        <w:t>“</w:t>
      </w:r>
      <w:r>
        <w:rPr>
          <w:sz w:val="22"/>
          <w:szCs w:val="22"/>
          <w:rtl w:val="0"/>
          <w:lang w:val="en-US"/>
        </w:rPr>
        <w:t>interface type</w:t>
      </w:r>
      <w:r>
        <w:rPr>
          <w:sz w:val="22"/>
          <w:szCs w:val="22"/>
          <w:rtl w:val="0"/>
          <w:lang w:val="en-US"/>
        </w:rPr>
        <w:t xml:space="preserve">” </w:t>
      </w:r>
      <w:r>
        <w:rPr>
          <w:sz w:val="22"/>
          <w:szCs w:val="22"/>
          <w:rtl w:val="0"/>
          <w:lang w:val="en-US"/>
        </w:rPr>
        <w:t xml:space="preserve">is Gigabit Ethernet and the </w:t>
      </w:r>
      <w:r>
        <w:rPr>
          <w:sz w:val="22"/>
          <w:szCs w:val="22"/>
          <w:rtl w:val="0"/>
          <w:lang w:val="en-US"/>
        </w:rPr>
        <w:t>“</w:t>
      </w:r>
      <w:r>
        <w:rPr>
          <w:sz w:val="22"/>
          <w:szCs w:val="22"/>
          <w:rtl w:val="0"/>
          <w:lang w:val="en-US"/>
        </w:rPr>
        <w:t>interface number</w:t>
      </w:r>
      <w:r>
        <w:rPr>
          <w:sz w:val="22"/>
          <w:szCs w:val="22"/>
          <w:rtl w:val="0"/>
          <w:lang w:val="en-US"/>
        </w:rPr>
        <w:t xml:space="preserve">” </w:t>
      </w:r>
      <w:r>
        <w:rPr>
          <w:sz w:val="22"/>
          <w:szCs w:val="22"/>
          <w:rtl w:val="0"/>
          <w:lang w:val="en-US"/>
        </w:rPr>
        <w:t>is 0/1.</w:t>
      </w:r>
    </w:p>
    <w:p>
      <w:pPr>
        <w:pStyle w:val="List Paragraph"/>
        <w:tabs>
          <w:tab w:val="left" w:pos="709"/>
        </w:tabs>
      </w:pPr>
      <w:r>
        <w:rPr>
          <w:rtl w:val="0"/>
          <w:lang w:val="en-US"/>
        </w:rPr>
        <w:t xml:space="preserve"> </w:t>
      </w:r>
    </w:p>
    <w:p>
      <w:pPr>
        <w:pStyle w:val="List Paragraph"/>
        <w:numPr>
          <w:ilvl w:val="0"/>
          <w:numId w:val="71"/>
        </w:numPr>
        <w:rPr>
          <w:sz w:val="22"/>
          <w:szCs w:val="22"/>
          <w:lang w:val="en-US"/>
        </w:rPr>
      </w:pPr>
      <w:r>
        <w:rPr>
          <w:sz w:val="22"/>
          <w:szCs w:val="22"/>
          <w:rtl w:val="0"/>
          <w:lang w:val="en-US"/>
        </w:rPr>
        <w:t>Command used to assign the IP Address and the Subnet Mask:</w:t>
      </w:r>
    </w:p>
    <w:p>
      <w:pPr>
        <w:pStyle w:val="List Paragraph"/>
        <w:tabs>
          <w:tab w:val="left" w:pos="709"/>
        </w:tabs>
        <w:rPr>
          <w:b w:val="1"/>
          <w:bCs w:val="1"/>
        </w:rPr>
      </w:pPr>
      <w:r>
        <w:rPr>
          <w:b w:val="1"/>
          <w:bCs w:val="1"/>
          <w:sz w:val="22"/>
          <w:szCs w:val="22"/>
          <w:rtl w:val="0"/>
          <w:lang w:val="en-US"/>
        </w:rPr>
        <w:t xml:space="preserve">(config-if)# </w:t>
      </w:r>
      <w:r>
        <w:rPr>
          <w:b w:val="1"/>
          <w:bCs w:val="1"/>
          <w:outline w:val="0"/>
          <w:color w:val="0070c0"/>
          <w:sz w:val="22"/>
          <w:szCs w:val="22"/>
          <w:u w:color="0070c0"/>
          <w:rtl w:val="0"/>
          <w:lang w:val="en-US"/>
          <w14:textFill>
            <w14:solidFill>
              <w14:srgbClr w14:val="0070C0"/>
            </w14:solidFill>
          </w14:textFill>
        </w:rPr>
        <w:t xml:space="preserve">ipv6 address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IPv6 address to be assigned</w:t>
      </w:r>
      <w:r>
        <w:rPr>
          <w:b w:val="1"/>
          <w:bCs w:val="1"/>
          <w:outline w:val="0"/>
          <w:color w:val="000000"/>
          <w:sz w:val="22"/>
          <w:szCs w:val="22"/>
          <w:u w:color="000000"/>
          <w:rtl w:val="0"/>
          <w:lang w:val="en-US"/>
          <w14:textFill>
            <w14:solidFill>
              <w14:srgbClr w14:val="000000"/>
            </w14:solidFill>
          </w14:textFill>
        </w:rPr>
        <w:t>/</w:t>
      </w:r>
      <w:r>
        <w:rPr>
          <w:b w:val="1"/>
          <w:bCs w:val="1"/>
          <w:outline w:val="0"/>
          <w:color w:val="ff0000"/>
          <w:sz w:val="22"/>
          <w:szCs w:val="22"/>
          <w:u w:color="ff0000"/>
          <w:rtl w:val="0"/>
          <w:lang w:val="en-US"/>
          <w14:textFill>
            <w14:solidFill>
              <w14:srgbClr w14:val="FF0000"/>
            </w14:solidFill>
          </w14:textFill>
        </w:rPr>
        <w:t>Prefix Length</w:t>
      </w:r>
      <w:r>
        <w:rPr>
          <w:b w:val="1"/>
          <w:bCs w:val="1"/>
          <w:sz w:val="22"/>
          <w:szCs w:val="22"/>
          <w:rtl w:val="0"/>
          <w:lang w:val="en-US"/>
        </w:rPr>
        <w:t xml:space="preserve">&gt; </w:t>
      </w:r>
    </w:p>
    <w:p>
      <w:pPr>
        <w:pStyle w:val="Body"/>
        <w:tabs>
          <w:tab w:val="left" w:pos="709"/>
        </w:tabs>
        <w:rPr>
          <w:sz w:val="22"/>
          <w:szCs w:val="22"/>
        </w:rPr>
      </w:pPr>
    </w:p>
    <w:p>
      <w:pPr>
        <w:pStyle w:val="Heading 2"/>
      </w:pPr>
      <w:bookmarkStart w:name="_Toc83" w:id="91"/>
      <w:r>
        <w:rPr>
          <w:rFonts w:cs="Arial Unicode MS" w:eastAsia="Arial Unicode MS"/>
          <w:rtl w:val="0"/>
          <w:lang w:val="en-US"/>
        </w:rPr>
        <w:t>Step 4: Assign a Link-Local Address of FE80::1 to the Router</w:t>
      </w:r>
      <w:r>
        <w:rPr>
          <w:rFonts w:cs="Arial Unicode MS" w:eastAsia="Arial Unicode MS" w:hint="default"/>
          <w:rtl w:val="1"/>
        </w:rPr>
        <w:t>’</w:t>
      </w:r>
      <w:r>
        <w:rPr>
          <w:rFonts w:cs="Arial Unicode MS" w:eastAsia="Arial Unicode MS"/>
          <w:rtl w:val="0"/>
          <w:lang w:val="de-DE"/>
        </w:rPr>
        <w:t>s interface</w:t>
      </w:r>
      <w:bookmarkEnd w:id="91"/>
    </w:p>
    <w:p>
      <w:pPr>
        <w:pStyle w:val="List Paragraph"/>
        <w:numPr>
          <w:ilvl w:val="0"/>
          <w:numId w:val="72"/>
        </w:numPr>
        <w:bidi w:val="0"/>
        <w:ind w:right="0"/>
        <w:jc w:val="left"/>
        <w:rPr>
          <w:sz w:val="22"/>
          <w:szCs w:val="22"/>
          <w:rtl w:val="0"/>
          <w:lang w:val="en-US"/>
        </w:rPr>
      </w:pPr>
      <w:r>
        <w:rPr>
          <w:sz w:val="22"/>
          <w:szCs w:val="22"/>
          <w:rtl w:val="0"/>
          <w:lang w:val="en-US"/>
        </w:rPr>
        <w:t>All devices that support IPv6 addressing are automatically assigned an IPv6 Link-Local address.</w:t>
      </w:r>
    </w:p>
    <w:p>
      <w:pPr>
        <w:pStyle w:val="List Paragraph"/>
        <w:tabs>
          <w:tab w:val="left" w:pos="709"/>
        </w:tabs>
        <w:rPr>
          <w:sz w:val="22"/>
          <w:szCs w:val="22"/>
        </w:rPr>
      </w:pPr>
      <w:r>
        <w:rPr>
          <w:sz w:val="22"/>
          <w:szCs w:val="22"/>
          <w:rtl w:val="0"/>
          <w:lang w:val="en-US"/>
        </w:rPr>
        <w:t xml:space="preserve"> </w:t>
      </w:r>
    </w:p>
    <w:p>
      <w:pPr>
        <w:pStyle w:val="List Paragraph"/>
        <w:numPr>
          <w:ilvl w:val="0"/>
          <w:numId w:val="72"/>
        </w:numPr>
        <w:bidi w:val="0"/>
        <w:ind w:right="0"/>
        <w:jc w:val="left"/>
        <w:rPr>
          <w:sz w:val="22"/>
          <w:szCs w:val="22"/>
          <w:rtl w:val="0"/>
          <w:lang w:val="en-US"/>
        </w:rPr>
      </w:pPr>
      <w:r>
        <w:rPr>
          <w:sz w:val="22"/>
          <w:szCs w:val="22"/>
          <w:rtl w:val="0"/>
          <w:lang w:val="en-US"/>
        </w:rPr>
        <w:t xml:space="preserve">Link-Local addresses begin with </w:t>
      </w:r>
      <w:r>
        <w:rPr>
          <w:sz w:val="22"/>
          <w:szCs w:val="22"/>
          <w:rtl w:val="0"/>
          <w:lang w:val="en-US"/>
        </w:rPr>
        <w:t>“</w:t>
      </w:r>
      <w:r>
        <w:rPr>
          <w:sz w:val="22"/>
          <w:szCs w:val="22"/>
          <w:rtl w:val="0"/>
          <w:lang w:val="en-US"/>
        </w:rPr>
        <w:t>FE80</w:t>
      </w:r>
      <w:r>
        <w:rPr>
          <w:sz w:val="22"/>
          <w:szCs w:val="22"/>
          <w:rtl w:val="0"/>
          <w:lang w:val="en-US"/>
        </w:rPr>
        <w:t>”</w:t>
      </w:r>
      <w:r>
        <w:rPr>
          <w:sz w:val="22"/>
          <w:szCs w:val="22"/>
          <w:rtl w:val="0"/>
          <w:lang w:val="en-US"/>
        </w:rPr>
        <w:t>.</w:t>
      </w:r>
    </w:p>
    <w:p>
      <w:pPr>
        <w:pStyle w:val="List Paragraph"/>
        <w:tabs>
          <w:tab w:val="left" w:pos="709"/>
        </w:tabs>
        <w:rPr>
          <w:sz w:val="22"/>
          <w:szCs w:val="22"/>
        </w:rPr>
      </w:pPr>
    </w:p>
    <w:p>
      <w:pPr>
        <w:pStyle w:val="List Paragraph"/>
        <w:numPr>
          <w:ilvl w:val="0"/>
          <w:numId w:val="72"/>
        </w:numPr>
        <w:bidi w:val="0"/>
        <w:ind w:right="0"/>
        <w:jc w:val="left"/>
        <w:rPr>
          <w:sz w:val="22"/>
          <w:szCs w:val="22"/>
          <w:rtl w:val="0"/>
          <w:lang w:val="en-US"/>
        </w:rPr>
      </w:pPr>
      <w:r>
        <w:rPr>
          <w:sz w:val="22"/>
          <w:szCs w:val="22"/>
          <w:rtl w:val="0"/>
          <w:lang w:val="en-US"/>
        </w:rPr>
        <w:t>Link-Local addresses allow communication between devices on the same network.</w:t>
      </w:r>
    </w:p>
    <w:p>
      <w:pPr>
        <w:pStyle w:val="List Paragraph"/>
        <w:tabs>
          <w:tab w:val="left" w:pos="709"/>
        </w:tabs>
        <w:rPr>
          <w:sz w:val="22"/>
          <w:szCs w:val="22"/>
        </w:rPr>
      </w:pPr>
    </w:p>
    <w:p>
      <w:pPr>
        <w:pStyle w:val="List Paragraph"/>
        <w:numPr>
          <w:ilvl w:val="0"/>
          <w:numId w:val="72"/>
        </w:numPr>
        <w:bidi w:val="0"/>
        <w:ind w:right="0"/>
        <w:jc w:val="left"/>
        <w:rPr>
          <w:sz w:val="22"/>
          <w:szCs w:val="22"/>
          <w:rtl w:val="0"/>
          <w:lang w:val="en-US"/>
        </w:rPr>
      </w:pPr>
      <w:r>
        <w:rPr>
          <w:sz w:val="22"/>
          <w:szCs w:val="22"/>
          <w:rtl w:val="0"/>
          <w:lang w:val="en-US"/>
        </w:rPr>
        <w:t xml:space="preserve">Command to assign IPv6 Link-Local address to an interface:                                                                            </w:t>
      </w:r>
      <w:r>
        <w:rPr>
          <w:b w:val="1"/>
          <w:bCs w:val="1"/>
          <w:sz w:val="22"/>
          <w:szCs w:val="22"/>
          <w:rtl w:val="0"/>
          <w:lang w:val="en-US"/>
        </w:rPr>
        <w:t xml:space="preserve">(config-if)# </w:t>
      </w:r>
      <w:r>
        <w:rPr>
          <w:b w:val="1"/>
          <w:bCs w:val="1"/>
          <w:outline w:val="0"/>
          <w:color w:val="0070c0"/>
          <w:sz w:val="22"/>
          <w:szCs w:val="22"/>
          <w:u w:color="0070c0"/>
          <w:rtl w:val="0"/>
          <w:lang w:val="en-US"/>
          <w14:textFill>
            <w14:solidFill>
              <w14:srgbClr w14:val="0070C0"/>
            </w14:solidFill>
          </w14:textFill>
        </w:rPr>
        <w:t xml:space="preserve">ipv6 address </w:t>
      </w:r>
      <w:r>
        <w:rPr>
          <w:b w:val="1"/>
          <w:bCs w:val="1"/>
          <w:sz w:val="22"/>
          <w:szCs w:val="22"/>
          <w:rtl w:val="0"/>
          <w:lang w:val="en-US"/>
        </w:rPr>
        <w:t>&lt;</w:t>
      </w:r>
      <w:r>
        <w:rPr>
          <w:b w:val="1"/>
          <w:bCs w:val="1"/>
          <w:outline w:val="0"/>
          <w:color w:val="ff0000"/>
          <w:sz w:val="22"/>
          <w:szCs w:val="22"/>
          <w:u w:color="ff0000"/>
          <w:rtl w:val="0"/>
          <w:lang w:val="en-US"/>
          <w14:textFill>
            <w14:solidFill>
              <w14:srgbClr w14:val="FF0000"/>
            </w14:solidFill>
          </w14:textFill>
        </w:rPr>
        <w:t>IPv6 address to be assigned</w:t>
      </w:r>
      <w:r>
        <w:rPr>
          <w:b w:val="1"/>
          <w:bCs w:val="1"/>
          <w:outline w:val="0"/>
          <w:color w:val="000000"/>
          <w:sz w:val="22"/>
          <w:szCs w:val="22"/>
          <w:u w:color="000000"/>
          <w:rtl w:val="0"/>
          <w:lang w:val="en-US"/>
          <w14:textFill>
            <w14:solidFill>
              <w14:srgbClr w14:val="000000"/>
            </w14:solidFill>
          </w14:textFill>
        </w:rPr>
        <w:t xml:space="preserve">&gt; </w:t>
      </w:r>
      <w:r>
        <w:rPr>
          <w:b w:val="1"/>
          <w:bCs w:val="1"/>
          <w:outline w:val="0"/>
          <w:color w:val="0070c0"/>
          <w:sz w:val="22"/>
          <w:szCs w:val="22"/>
          <w:u w:color="0070c0"/>
          <w:rtl w:val="0"/>
          <w:lang w:val="en-US"/>
          <w14:textFill>
            <w14:solidFill>
              <w14:srgbClr w14:val="0070C0"/>
            </w14:solidFill>
          </w14:textFill>
        </w:rPr>
        <w:t>link-local</w:t>
      </w: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Body"/>
        <w:tabs>
          <w:tab w:val="left" w:pos="709"/>
        </w:tabs>
        <w:rPr>
          <w:b w:val="1"/>
          <w:bCs w:val="1"/>
          <w:i w:val="1"/>
          <w:iCs w:val="1"/>
          <w:outline w:val="0"/>
          <w:color w:val="262626"/>
          <w:sz w:val="22"/>
          <w:szCs w:val="22"/>
          <w:u w:color="262626"/>
          <w14:textFill>
            <w14:solidFill>
              <w14:srgbClr w14:val="262626"/>
            </w14:solidFill>
          </w14:textFill>
        </w:rPr>
      </w:pPr>
    </w:p>
    <w:p>
      <w:pPr>
        <w:pStyle w:val="Heading 2"/>
      </w:pPr>
      <w:bookmarkStart w:name="_Toc84" w:id="92"/>
      <w:r>
        <w:rPr>
          <w:rFonts w:cs="Arial Unicode MS" w:eastAsia="Arial Unicode MS"/>
          <w:rtl w:val="0"/>
          <w:lang w:val="en-US"/>
        </w:rPr>
        <w:t>Lab Reflection</w:t>
      </w:r>
      <w:bookmarkEnd w:id="92"/>
    </w:p>
    <w:p>
      <w:pPr>
        <w:pStyle w:val="Body"/>
        <w:tabs>
          <w:tab w:val="left" w:pos="709"/>
        </w:tabs>
        <w:spacing w:line="20" w:lineRule="exact"/>
      </w:pPr>
    </w:p>
    <w:p>
      <w:pPr>
        <w:pStyle w:val="Body"/>
        <w:tabs>
          <w:tab w:val="left" w:pos="709"/>
        </w:tabs>
        <w:spacing w:line="272" w:lineRule="auto"/>
        <w:ind w:right="60"/>
        <w:rPr>
          <w:b w:val="1"/>
          <w:bCs w:val="1"/>
          <w:outline w:val="0"/>
          <w:color w:val="262626"/>
          <w:sz w:val="22"/>
          <w:szCs w:val="22"/>
          <w:u w:color="262626"/>
          <w14:textFill>
            <w14:solidFill>
              <w14:srgbClr w14:val="262626"/>
            </w14:solidFill>
          </w14:textFill>
        </w:rPr>
      </w:pPr>
      <w:r>
        <w:rPr>
          <w:b w:val="1"/>
          <w:bCs w:val="1"/>
          <w:outline w:val="0"/>
          <w:color w:val="262626"/>
          <w:sz w:val="22"/>
          <w:szCs w:val="22"/>
          <w:u w:color="262626"/>
          <w:rtl w:val="0"/>
          <w:lang w:val="en-US"/>
          <w14:textFill>
            <w14:solidFill>
              <w14:srgbClr w14:val="262626"/>
            </w14:solidFill>
          </w14:textFill>
        </w:rPr>
        <w:t xml:space="preserve">Answer the questions given below: </w:t>
      </w:r>
    </w:p>
    <w:p>
      <w:pPr>
        <w:pStyle w:val="List Paragraph"/>
        <w:numPr>
          <w:ilvl w:val="0"/>
          <w:numId w:val="156"/>
        </w:numPr>
        <w:bidi w:val="0"/>
        <w:spacing w:line="272" w:lineRule="auto"/>
        <w:ind w:right="60"/>
        <w:jc w:val="left"/>
        <w:rPr>
          <w:sz w:val="22"/>
          <w:szCs w:val="22"/>
          <w:rtl w:val="0"/>
          <w:lang w:val="en-US"/>
        </w:rPr>
      </w:pPr>
      <w:r>
        <w:rPr>
          <w:sz w:val="22"/>
          <w:szCs w:val="22"/>
          <w:rtl w:val="0"/>
          <w:lang w:val="en-US"/>
        </w:rPr>
        <w:t>What did you learn in this lab?</w:t>
      </w:r>
    </w:p>
    <w:p>
      <w:pPr>
        <w:pStyle w:val="List Paragraph"/>
        <w:tabs>
          <w:tab w:val="left" w:pos="709"/>
        </w:tabs>
        <w:bidi w:val="0"/>
        <w:spacing w:line="272" w:lineRule="auto"/>
        <w:ind w:left="11" w:right="60" w:hanging="11"/>
        <w:jc w:val="left"/>
        <w:rPr>
          <w:sz w:val="22"/>
          <w:szCs w:val="22"/>
          <w:rtl w:val="0"/>
        </w:rPr>
      </w:pPr>
      <w:r>
        <w:rPr>
          <w:sz w:val="22"/>
          <w:szCs w:val="22"/>
          <w:rtl w:val="0"/>
          <w:lang w:val="en-US"/>
        </w:rPr>
        <w:t>This lab gave me a real hands-on feel for working with IPv6. I set up and tested IPv6 addresses on routers and PCs, sorted out subnetting, and made sure to use the right prefix lengths. I worked with link-local addresses so devices could talk to each other on the same network. I also set up remote access with Telnet and SSH, and got a handle on locking things down with encrypted connections. After running through all this, I feel much more comfortable with IPv6 setups, configuring router interfaces, and making sure everything connects smoothly from end to end.</w:t>
      </w: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spacing w:line="272" w:lineRule="auto"/>
        <w:ind w:right="60"/>
        <w:rPr>
          <w:sz w:val="22"/>
          <w:szCs w:val="22"/>
        </w:rPr>
      </w:pPr>
      <w:r>
        <w:rPr>
          <w:sz w:val="22"/>
          <w:szCs w:val="22"/>
          <w:rtl w:val="0"/>
          <w:lang w:val="en-US"/>
        </w:rPr>
        <w:t xml:space="preserve"> </w:t>
      </w:r>
    </w:p>
    <w:p>
      <w:pPr>
        <w:pStyle w:val="List Paragraph"/>
        <w:numPr>
          <w:ilvl w:val="0"/>
          <w:numId w:val="156"/>
        </w:numPr>
        <w:bidi w:val="0"/>
        <w:spacing w:line="272" w:lineRule="auto"/>
        <w:ind w:right="60"/>
        <w:jc w:val="left"/>
        <w:rPr>
          <w:sz w:val="22"/>
          <w:szCs w:val="22"/>
          <w:rtl w:val="0"/>
          <w:lang w:val="en-US"/>
        </w:rPr>
      </w:pPr>
      <w:r>
        <w:rPr>
          <w:sz w:val="22"/>
          <w:szCs w:val="22"/>
          <w:rtl w:val="0"/>
          <w:lang w:val="en-US"/>
        </w:rPr>
        <w:t>List the commands covered in this lab with a brief explanation of what they help to achieve?</w:t>
      </w:r>
    </w:p>
    <w:p>
      <w:pPr>
        <w:pStyle w:val="List Paragraph"/>
        <w:tabs>
          <w:tab w:val="left" w:pos="709"/>
        </w:tabs>
        <w:bidi w:val="0"/>
        <w:spacing w:line="272" w:lineRule="auto"/>
        <w:ind w:left="11" w:right="60" w:hanging="11"/>
        <w:jc w:val="left"/>
        <w:rPr>
          <w:sz w:val="22"/>
          <w:szCs w:val="22"/>
          <w:rtl w:val="0"/>
        </w:rPr>
      </w:pPr>
    </w:p>
    <w:p>
      <w:pPr>
        <w:pStyle w:val="Body"/>
        <w:rPr>
          <w:outline w:val="0"/>
          <w:color w:val="f9f9f9"/>
          <w:shd w:val="clear" w:color="auto" w:fill="0a0a0a"/>
          <w14:textFill>
            <w14:solidFill>
              <w14:srgbClr w14:val="FAFAFA"/>
            </w14:solidFill>
          </w14:textFill>
        </w:rPr>
      </w:pPr>
      <w:r>
        <w:rPr>
          <w:rtl w:val="0"/>
          <w:lang w:val="en-US"/>
        </w:rPr>
        <w:t>ipv6 unicast-routing - Enables an router to router IPv6 this allows the router to forward IPv6 packets between interfaces.</w:t>
      </w:r>
    </w:p>
    <w:p>
      <w:pPr>
        <w:pStyle w:val="Body"/>
        <w:rPr>
          <w:outline w:val="0"/>
          <w:color w:val="f9f9f9"/>
          <w:shd w:val="clear" w:color="auto" w:fill="0a0a0a"/>
          <w14:textFill>
            <w14:solidFill>
              <w14:srgbClr w14:val="FAFAFA"/>
            </w14:solidFill>
          </w14:textFill>
        </w:rPr>
      </w:pPr>
      <w:r>
        <w:rPr>
          <w:rtl w:val="0"/>
          <w:lang w:val="en-US"/>
        </w:rPr>
        <w:t>Enter interface gigabitethernet 0/1: Placing the router into interface configuration mode for Gigabit Ethernet 0/1 on the router.</w:t>
      </w:r>
    </w:p>
    <w:p>
      <w:pPr>
        <w:pStyle w:val="Body"/>
        <w:rPr>
          <w:outline w:val="0"/>
          <w:color w:val="f9f9f9"/>
          <w:shd w:val="clear" w:color="auto" w:fill="0a0a0a"/>
          <w14:textFill>
            <w14:solidFill>
              <w14:srgbClr w14:val="FAFAFA"/>
            </w14:solidFill>
          </w14:textFill>
        </w:rPr>
      </w:pPr>
      <w:r>
        <w:rPr>
          <w:rtl w:val="0"/>
          <w:lang w:val="en-US"/>
        </w:rPr>
        <w:t>ipv6 address &lt;IPv6 address&gt;/&lt;prefix length&gt; - Apply a global unicast IPv6 address and prefix to the router interface.</w:t>
      </w:r>
    </w:p>
    <w:p>
      <w:pPr>
        <w:pStyle w:val="Body"/>
        <w:rPr>
          <w:outline w:val="0"/>
          <w:color w:val="f9f9f9"/>
          <w:shd w:val="clear" w:color="auto" w:fill="0a0a0a"/>
          <w14:textFill>
            <w14:solidFill>
              <w14:srgbClr w14:val="FAFAFA"/>
            </w14:solidFill>
          </w14:textFill>
        </w:rPr>
      </w:pPr>
      <w:r>
        <w:rPr>
          <w:rtl w:val="0"/>
          <w:lang w:val="en-US"/>
        </w:rPr>
        <w:t>IP address FE80::1 link-local - uses a link-local IP address which is manually applied to the router interface.</w:t>
      </w:r>
    </w:p>
    <w:p>
      <w:pPr>
        <w:pStyle w:val="Body"/>
        <w:rPr>
          <w:outline w:val="0"/>
          <w:color w:val="f9f9f9"/>
          <w:shd w:val="clear" w:color="auto" w:fill="0a0a0a"/>
          <w14:textFill>
            <w14:solidFill>
              <w14:srgbClr w14:val="FAFAFA"/>
            </w14:solidFill>
          </w14:textFill>
        </w:rPr>
      </w:pPr>
      <w:r>
        <w:rPr>
          <w:rtl w:val="0"/>
          <w:lang w:val="en-US"/>
        </w:rPr>
        <w:t>no shutdown -- Brings the interface of the router (enables the interface).</w:t>
      </w:r>
    </w:p>
    <w:p>
      <w:pPr>
        <w:pStyle w:val="Body"/>
        <w:rPr>
          <w:outline w:val="0"/>
          <w:color w:val="f9f9f9"/>
          <w:shd w:val="clear" w:color="auto" w:fill="0a0a0a"/>
          <w14:textFill>
            <w14:solidFill>
              <w14:srgbClr w14:val="FAFAFA"/>
            </w14:solidFill>
          </w14:textFill>
        </w:rPr>
      </w:pPr>
      <w:r>
        <w:rPr>
          <w:rtl w:val="0"/>
          <w:lang w:val="en-US"/>
        </w:rPr>
        <w:t>hostname &lt;name&gt; - Sets the hostname of the router (e.g. "R1" or "IPv6Router."</w:t>
      </w:r>
    </w:p>
    <w:p>
      <w:pPr>
        <w:pStyle w:val="Body"/>
        <w:rPr>
          <w:outline w:val="0"/>
          <w:color w:val="f9f9f9"/>
          <w:shd w:val="clear" w:color="auto" w:fill="0a0a0a"/>
          <w14:textFill>
            <w14:solidFill>
              <w14:srgbClr w14:val="FAFAFA"/>
            </w14:solidFill>
          </w14:textFill>
        </w:rPr>
      </w:pPr>
      <w:r>
        <w:rPr>
          <w:rtl w:val="0"/>
          <w:lang w:val="en-US"/>
        </w:rPr>
        <w:t>no ip domain-lookup - disables DNS resolution to avoid slowing down the commands that are based on hardware triggers</w:t>
      </w:r>
    </w:p>
    <w:p>
      <w:pPr>
        <w:pStyle w:val="Body"/>
        <w:rPr>
          <w:outline w:val="0"/>
          <w:color w:val="f9f9f9"/>
          <w:shd w:val="clear" w:color="auto" w:fill="0a0a0a"/>
          <w14:textFill>
            <w14:solidFill>
              <w14:srgbClr w14:val="FAFAFA"/>
            </w14:solidFill>
          </w14:textFill>
        </w:rPr>
      </w:pPr>
      <w:r>
        <w:rPr>
          <w:rtl w:val="0"/>
          <w:lang w:val="en-US"/>
        </w:rPr>
        <w:t>enable secret cisco -- Provides security at the Privileged EXEC mode using an MD5 encrypted password.</w:t>
      </w:r>
    </w:p>
    <w:p>
      <w:pPr>
        <w:pStyle w:val="Body"/>
        <w:rPr>
          <w:outline w:val="0"/>
          <w:color w:val="f9f9f9"/>
          <w:shd w:val="clear" w:color="auto" w:fill="0a0a0a"/>
          <w14:textFill>
            <w14:solidFill>
              <w14:srgbClr w14:val="FAFAFA"/>
            </w14:solidFill>
          </w14:textFill>
        </w:rPr>
      </w:pPr>
      <w:r>
        <w:rPr>
          <w:rtl w:val="0"/>
          <w:lang w:val="en-US"/>
        </w:rPr>
        <w:t>line vty 0 15 - Enters in VTY line configuration mode to allow remote (Telnet/SSH) access</w:t>
      </w:r>
    </w:p>
    <w:p>
      <w:pPr>
        <w:pStyle w:val="Body"/>
        <w:rPr>
          <w:outline w:val="0"/>
          <w:color w:val="f9f9f9"/>
          <w:shd w:val="clear" w:color="auto" w:fill="0a0a0a"/>
          <w14:textFill>
            <w14:solidFill>
              <w14:srgbClr w14:val="FAFAFA"/>
            </w14:solidFill>
          </w14:textFill>
        </w:rPr>
      </w:pPr>
      <w:r>
        <w:rPr>
          <w:rtl w:val="0"/>
          <w:lang w:val="en-US"/>
        </w:rPr>
        <w:t>password cisco -- Sets "cisco" for the login password of access to the VTY</w:t>
      </w:r>
    </w:p>
    <w:p>
      <w:pPr>
        <w:pStyle w:val="Body"/>
        <w:rPr>
          <w:outline w:val="0"/>
          <w:color w:val="f9f9f9"/>
          <w:shd w:val="clear" w:color="auto" w:fill="0a0a0a"/>
          <w14:textFill>
            <w14:solidFill>
              <w14:srgbClr w14:val="FAFAFA"/>
            </w14:solidFill>
          </w14:textFill>
        </w:rPr>
      </w:pPr>
      <w:r>
        <w:rPr>
          <w:rtl w:val="0"/>
          <w:lang w:val="en-US"/>
        </w:rPr>
        <w:t>login - Enables the function of password checking to VTY lines.</w:t>
      </w:r>
    </w:p>
    <w:p>
      <w:pPr>
        <w:pStyle w:val="Body"/>
        <w:rPr>
          <w:outline w:val="0"/>
          <w:color w:val="f9f9f9"/>
          <w:shd w:val="clear" w:color="auto" w:fill="0a0a0a"/>
          <w14:textFill>
            <w14:solidFill>
              <w14:srgbClr w14:val="FAFAFA"/>
            </w14:solidFill>
          </w14:textFill>
        </w:rPr>
      </w:pPr>
      <w:r>
        <w:rPr>
          <w:rtl w:val="0"/>
          <w:lang w:val="en-US"/>
        </w:rPr>
        <w:t>Telnet Input SSH - Allows both Telnet and SSH remote access protocols</w:t>
      </w:r>
    </w:p>
    <w:p>
      <w:pPr>
        <w:pStyle w:val="Body"/>
        <w:rPr>
          <w:outline w:val="0"/>
          <w:color w:val="f9f9f9"/>
          <w:shd w:val="clear" w:color="auto" w:fill="0a0a0a"/>
          <w14:textFill>
            <w14:solidFill>
              <w14:srgbClr w14:val="FAFAFA"/>
            </w14:solidFill>
          </w14:textFill>
        </w:rPr>
      </w:pPr>
      <w:r>
        <w:rPr>
          <w:rtl w:val="0"/>
          <w:lang w:val="en-US"/>
        </w:rPr>
        <w:t>username admin password cisco - Creates a local username (can be lexicographically blocked from being used as a host in router configurations) password cisco - Password for this local user IDE</w:t>
      </w:r>
    </w:p>
    <w:p>
      <w:pPr>
        <w:pStyle w:val="Body"/>
        <w:rPr>
          <w:outline w:val="0"/>
          <w:color w:val="f9f9f9"/>
          <w:shd w:val="clear" w:color="auto" w:fill="0a0a0a"/>
          <w14:textFill>
            <w14:solidFill>
              <w14:srgbClr w14:val="FAFAFA"/>
            </w14:solidFill>
          </w14:textFill>
        </w:rPr>
      </w:pPr>
      <w:r>
        <w:rPr>
          <w:rtl w:val="0"/>
          <w:lang w:val="en-US"/>
        </w:rPr>
        <w:t>ip domain-name wintec.local - Defines a domain name that is needed for key generation (SSH).</w:t>
      </w:r>
    </w:p>
    <w:p>
      <w:pPr>
        <w:pStyle w:val="Body"/>
        <w:rPr>
          <w:outline w:val="0"/>
          <w:color w:val="f9f9f9"/>
          <w:shd w:val="clear" w:color="auto" w:fill="0a0a0a"/>
          <w14:textFill>
            <w14:solidFill>
              <w14:srgbClr w14:val="FAFAFA"/>
            </w14:solidFill>
          </w14:textFill>
        </w:rPr>
      </w:pPr>
      <w:r>
        <w:rPr>
          <w:rtl w:val="0"/>
          <w:lang w:val="en-US"/>
        </w:rPr>
        <w:t>crypto key generate rsa - Generates the RSA encrypted keys for the SSH access.</w:t>
      </w:r>
    </w:p>
    <w:p>
      <w:pPr>
        <w:pStyle w:val="Body"/>
        <w:rPr>
          <w:outline w:val="0"/>
          <w:color w:val="f9f9f9"/>
          <w:shd w:val="clear" w:color="auto" w:fill="0a0a0a"/>
          <w14:textFill>
            <w14:solidFill>
              <w14:srgbClr w14:val="FAFAFA"/>
            </w14:solidFill>
          </w14:textFill>
        </w:rPr>
      </w:pPr>
      <w:r>
        <w:rPr>
          <w:rtl w:val="0"/>
          <w:lang w:val="en-US"/>
        </w:rPr>
        <w:t>show ipv6 interface brief - Shows IPv6 address and status information for all the interfaces.</w:t>
      </w:r>
    </w:p>
    <w:p>
      <w:pPr>
        <w:pStyle w:val="Body"/>
        <w:rPr>
          <w:outline w:val="0"/>
          <w:color w:val="f9f9f9"/>
          <w:shd w:val="clear" w:color="auto" w:fill="0a0a0a"/>
          <w14:textFill>
            <w14:solidFill>
              <w14:srgbClr w14:val="FAFAFA"/>
            </w14:solidFill>
          </w14:textFill>
        </w:rPr>
      </w:pPr>
      <w:r>
        <w:rPr>
          <w:rtl w:val="0"/>
          <w:lang w:val="en-US"/>
        </w:rPr>
        <w:t>ping &lt;IPv6 address&gt; - To test the connectivity on iov6.</w:t>
      </w:r>
    </w:p>
    <w:p>
      <w:pPr>
        <w:pStyle w:val="Body"/>
        <w:rPr>
          <w:outline w:val="0"/>
          <w:color w:val="f9f9f9"/>
          <w:shd w:val="clear" w:color="auto" w:fill="0a0a0a"/>
          <w14:textFill>
            <w14:solidFill>
              <w14:srgbClr w14:val="FAFAFA"/>
            </w14:solidFill>
          </w14:textFill>
        </w:rPr>
      </w:pPr>
      <w:r>
        <w:rPr>
          <w:rtl w:val="0"/>
          <w:lang w:val="en-US"/>
        </w:rPr>
        <w:t>copy running-config startup-config -- Saves the configuration on NVRAM</w:t>
      </w:r>
    </w:p>
    <w:p>
      <w:pPr>
        <w:pStyle w:val="Body"/>
      </w:pPr>
      <w:r>
        <w:rPr>
          <w:rtl w:val="0"/>
          <w:lang w:val="en-US"/>
        </w:rPr>
        <w:t>erase startup-config - Erases their saved configuration from NVRAM and resets the device</w:t>
      </w: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rPr>
          <w:sz w:val="22"/>
          <w:szCs w:val="22"/>
        </w:rPr>
      </w:pPr>
    </w:p>
    <w:p>
      <w:pPr>
        <w:pStyle w:val="List Paragraph"/>
        <w:numPr>
          <w:ilvl w:val="0"/>
          <w:numId w:val="156"/>
        </w:numPr>
        <w:bidi w:val="0"/>
        <w:spacing w:line="272" w:lineRule="auto"/>
        <w:ind w:right="60"/>
        <w:jc w:val="left"/>
        <w:rPr>
          <w:sz w:val="22"/>
          <w:szCs w:val="22"/>
          <w:rtl w:val="0"/>
          <w:lang w:val="en-US"/>
        </w:rPr>
      </w:pPr>
      <w:r>
        <w:rPr>
          <w:sz w:val="22"/>
          <w:szCs w:val="22"/>
          <w:rtl w:val="0"/>
          <w:lang w:val="en-US"/>
        </w:rPr>
        <w:t>How many bits is an IPv6 address made of?</w:t>
      </w:r>
    </w:p>
    <w:p>
      <w:pPr>
        <w:pStyle w:val="List Paragraph"/>
        <w:tabs>
          <w:tab w:val="left" w:pos="709"/>
        </w:tabs>
        <w:bidi w:val="0"/>
        <w:spacing w:line="272" w:lineRule="auto"/>
        <w:ind w:left="11" w:right="60" w:hanging="11"/>
        <w:jc w:val="left"/>
        <w:rPr>
          <w:sz w:val="22"/>
          <w:szCs w:val="22"/>
          <w:rtl w:val="0"/>
        </w:rPr>
      </w:pPr>
      <w:r>
        <w:rPr>
          <w:sz w:val="22"/>
          <w:szCs w:val="22"/>
          <w:rtl w:val="0"/>
          <w:lang w:val="en-US"/>
        </w:rPr>
        <w:t>An IPv6 address is 128 bits long, split into eight groups of 16 bits, and you</w:t>
      </w:r>
      <w:r>
        <w:rPr>
          <w:sz w:val="22"/>
          <w:szCs w:val="22"/>
          <w:rtl w:val="0"/>
          <w:lang w:val="en-US"/>
        </w:rPr>
        <w:t>’</w:t>
      </w:r>
      <w:r>
        <w:rPr>
          <w:sz w:val="22"/>
          <w:szCs w:val="22"/>
          <w:rtl w:val="0"/>
          <w:lang w:val="en-US"/>
        </w:rPr>
        <w:t>ll see it written in hexadecimal. That</w:t>
      </w:r>
      <w:r>
        <w:rPr>
          <w:sz w:val="22"/>
          <w:szCs w:val="22"/>
          <w:rtl w:val="0"/>
          <w:lang w:val="en-US"/>
        </w:rPr>
        <w:t>’</w:t>
      </w:r>
      <w:r>
        <w:rPr>
          <w:sz w:val="22"/>
          <w:szCs w:val="22"/>
          <w:rtl w:val="0"/>
          <w:lang w:val="en-US"/>
        </w:rPr>
        <w:t>s a huge upgrade from IPv4</w:t>
      </w:r>
      <w:r>
        <w:rPr>
          <w:sz w:val="22"/>
          <w:szCs w:val="22"/>
          <w:rtl w:val="0"/>
          <w:lang w:val="en-US"/>
        </w:rPr>
        <w:t>’</w:t>
      </w:r>
      <w:r>
        <w:rPr>
          <w:sz w:val="22"/>
          <w:szCs w:val="22"/>
          <w:rtl w:val="0"/>
          <w:lang w:val="en-US"/>
        </w:rPr>
        <w:t>s 32-bit system. With 128 bits, IPv6 can handle about 3.4</w:t>
      </w:r>
      <w:r>
        <w:rPr>
          <w:sz w:val="22"/>
          <w:szCs w:val="22"/>
          <w:rtl w:val="0"/>
          <w:lang w:val="en-US"/>
        </w:rPr>
        <w:t>×</w:t>
      </w:r>
      <w:r>
        <w:rPr>
          <w:sz w:val="22"/>
          <w:szCs w:val="22"/>
          <w:rtl w:val="0"/>
          <w:lang w:val="en-US"/>
        </w:rPr>
        <w:t>10</w:t>
      </w:r>
      <w:r>
        <w:rPr>
          <w:sz w:val="22"/>
          <w:szCs w:val="22"/>
          <w:rtl w:val="0"/>
          <w:lang w:val="en-US"/>
        </w:rPr>
        <w:t xml:space="preserve">³⁸ </w:t>
      </w:r>
      <w:r>
        <w:rPr>
          <w:sz w:val="22"/>
          <w:szCs w:val="22"/>
          <w:rtl w:val="0"/>
          <w:lang w:val="en-US"/>
        </w:rPr>
        <w:t>unique addresses, so there</w:t>
      </w:r>
      <w:r>
        <w:rPr>
          <w:sz w:val="22"/>
          <w:szCs w:val="22"/>
          <w:rtl w:val="0"/>
          <w:lang w:val="en-US"/>
        </w:rPr>
        <w:t>’</w:t>
      </w:r>
      <w:r>
        <w:rPr>
          <w:sz w:val="22"/>
          <w:szCs w:val="22"/>
          <w:rtl w:val="0"/>
          <w:lang w:val="en-US"/>
        </w:rPr>
        <w:t>s plenty of room for all the new devices joining the Internet now and in the future.</w:t>
      </w: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tabs>
          <w:tab w:val="left" w:pos="709"/>
        </w:tabs>
        <w:bidi w:val="0"/>
        <w:spacing w:line="272" w:lineRule="auto"/>
        <w:ind w:left="11" w:right="60" w:hanging="11"/>
        <w:jc w:val="left"/>
        <w:rPr>
          <w:sz w:val="22"/>
          <w:szCs w:val="22"/>
          <w:rtl w:val="0"/>
        </w:rPr>
      </w:pPr>
    </w:p>
    <w:p>
      <w:pPr>
        <w:pStyle w:val="List Paragraph"/>
        <w:rPr>
          <w:sz w:val="22"/>
          <w:szCs w:val="22"/>
        </w:rPr>
      </w:pPr>
    </w:p>
    <w:p>
      <w:pPr>
        <w:pStyle w:val="List Paragraph"/>
        <w:numPr>
          <w:ilvl w:val="0"/>
          <w:numId w:val="156"/>
        </w:numPr>
        <w:bidi w:val="0"/>
        <w:spacing w:line="272" w:lineRule="auto"/>
        <w:ind w:right="60"/>
        <w:jc w:val="left"/>
        <w:rPr>
          <w:sz w:val="22"/>
          <w:szCs w:val="22"/>
          <w:rtl w:val="0"/>
          <w:lang w:val="en-US"/>
        </w:rPr>
      </w:pPr>
      <w:r>
        <w:rPr>
          <w:sz w:val="22"/>
          <w:szCs w:val="22"/>
          <w:rtl w:val="0"/>
          <w:lang w:val="en-US"/>
        </w:rPr>
        <w:t>What is the benefit of using an IPv6 Link-Local addresses?</w:t>
      </w:r>
    </w:p>
    <w:p>
      <w:pPr>
        <w:pStyle w:val="List Paragraph"/>
        <w:tabs>
          <w:tab w:val="left" w:pos="709"/>
        </w:tabs>
        <w:spacing w:after="0" w:line="234" w:lineRule="auto"/>
        <w:ind w:right="280"/>
      </w:pPr>
    </w:p>
    <w:p>
      <w:pPr>
        <w:pStyle w:val="List Paragraph"/>
        <w:tabs>
          <w:tab w:val="left" w:pos="709"/>
        </w:tabs>
        <w:spacing w:after="0" w:line="234" w:lineRule="auto"/>
        <w:ind w:right="280"/>
      </w:pPr>
      <w:r>
        <w:rPr>
          <w:rtl w:val="0"/>
          <w:lang w:val="en-US"/>
        </w:rPr>
        <w:t>An IPv6 Link-Local address lets devices on the same local network talk to each other right away</w:t>
      </w:r>
      <w:r>
        <w:rPr>
          <w:rtl w:val="0"/>
          <w:lang w:val="en-US"/>
        </w:rPr>
        <w:t>—</w:t>
      </w:r>
      <w:r>
        <w:rPr>
          <w:rtl w:val="0"/>
          <w:lang w:val="en-US"/>
        </w:rPr>
        <w:t>no need for a global IPv6 address or a router. Every IPv6-enabled device gets one of these addresses automatically. They handle important stuff like finding other devices nearby, setting up addresses, and managing basic routing. Link-local addresses make local connections smoother and help a lot when you</w:t>
      </w:r>
      <w:r>
        <w:rPr>
          <w:rtl w:val="0"/>
          <w:lang w:val="en-US"/>
        </w:rPr>
        <w:t>’</w:t>
      </w:r>
      <w:r>
        <w:rPr>
          <w:rtl w:val="0"/>
          <w:lang w:val="en-US"/>
        </w:rPr>
        <w:t>re setting up a network or trying to fix something that</w:t>
      </w:r>
      <w:r>
        <w:rPr>
          <w:rtl w:val="0"/>
          <w:lang w:val="en-US"/>
        </w:rPr>
        <w:t>’</w:t>
      </w:r>
      <w:r>
        <w:rPr>
          <w:rtl w:val="0"/>
          <w:lang w:val="en-US"/>
        </w:rPr>
        <w:t>s not working.</w:t>
      </w: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Body"/>
        <w:tabs>
          <w:tab w:val="left" w:pos="709"/>
        </w:tabs>
        <w:spacing w:after="0" w:line="234" w:lineRule="auto"/>
        <w:ind w:right="280"/>
      </w:pPr>
    </w:p>
    <w:p>
      <w:pPr>
        <w:pStyle w:val="Heading"/>
      </w:pPr>
      <w:bookmarkStart w:name="_Toc85" w:id="93"/>
      <w:r>
        <w:rPr>
          <w:rFonts w:cs="Arial Unicode MS" w:eastAsia="Arial Unicode MS"/>
          <w:rtl w:val="0"/>
          <w:lang w:val="en-US"/>
        </w:rPr>
        <w:t>Feedback</w:t>
      </w:r>
      <w:bookmarkEnd w:id="93"/>
    </w:p>
    <w:p>
      <w:pPr>
        <w:pStyle w:val="Body"/>
        <w:rPr>
          <w:sz w:val="2"/>
          <w:szCs w:val="2"/>
        </w:rPr>
      </w:pPr>
    </w:p>
    <w:p>
      <w:pPr>
        <w:pStyle w:val="Normal (Web)"/>
        <w:shd w:val="clear" w:color="auto" w:fill="ffffff"/>
        <w:spacing w:before="0"/>
        <w:rPr>
          <w:rFonts w:ascii="Calibri" w:cs="Calibri" w:hAnsi="Calibri" w:eastAsia="Calibri"/>
          <w:outline w:val="0"/>
          <w:color w:val="373a3c"/>
          <w:sz w:val="22"/>
          <w:szCs w:val="22"/>
          <w:u w:color="373a3c"/>
          <w14:textFill>
            <w14:solidFill>
              <w14:srgbClr w14:val="373A3C"/>
            </w14:solidFill>
          </w14:textFill>
        </w:rPr>
      </w:pPr>
      <w:r>
        <w:rPr>
          <w:rFonts w:ascii="Calibri" w:hAnsi="Calibri"/>
          <w:outline w:val="0"/>
          <w:color w:val="373a3c"/>
          <w:sz w:val="22"/>
          <w:szCs w:val="22"/>
          <w:u w:color="373a3c"/>
          <w:rtl w:val="0"/>
          <w:lang w:val="en-US"/>
          <w14:textFill>
            <w14:solidFill>
              <w14:srgbClr w14:val="373A3C"/>
            </w14:solidFill>
          </w14:textFill>
        </w:rPr>
        <w:t xml:space="preserve">Well done! You've reached the end of the lab sessions. We hope you have enjoyed your time working on the lab gear and found the learning valuable. </w:t>
      </w:r>
    </w:p>
    <w:p>
      <w:pPr>
        <w:pStyle w:val="activity"/>
        <w:shd w:val="clear" w:color="auto" w:fill="ffffff"/>
        <w:spacing w:before="0" w:after="0"/>
        <w:rPr>
          <w:rFonts w:ascii="Calibri" w:cs="Calibri" w:hAnsi="Calibri" w:eastAsia="Calibri"/>
          <w:outline w:val="0"/>
          <w:color w:val="373a3c"/>
          <w:sz w:val="22"/>
          <w:szCs w:val="22"/>
          <w:u w:color="373a3c"/>
          <w14:textFill>
            <w14:solidFill>
              <w14:srgbClr w14:val="373A3C"/>
            </w14:solidFill>
          </w14:textFill>
        </w:rPr>
      </w:pPr>
      <w:r>
        <w:rPr>
          <w:rFonts w:ascii="Calibri" w:hAnsi="Calibri"/>
          <w:outline w:val="0"/>
          <w:color w:val="373a3c"/>
          <w:sz w:val="22"/>
          <w:szCs w:val="22"/>
          <w:u w:color="373a3c"/>
          <w:rtl w:val="0"/>
          <w:lang w:val="en-US"/>
          <w14:textFill>
            <w14:solidFill>
              <w14:srgbClr w14:val="373A3C"/>
            </w14:solidFill>
          </w14:textFill>
        </w:rPr>
        <w:t>Please give us some feedback on this workbook and the lab sessions.</w:t>
      </w:r>
    </w:p>
    <w:p>
      <w:pPr>
        <w:pStyle w:val="activity"/>
        <w:shd w:val="clear" w:color="auto" w:fill="ffffff"/>
        <w:spacing w:before="0" w:after="0"/>
        <w:rPr>
          <w:rFonts w:ascii="Calibri" w:cs="Calibri" w:hAnsi="Calibri" w:eastAsia="Calibri"/>
          <w:outline w:val="0"/>
          <w:color w:val="373a3c"/>
          <w:sz w:val="22"/>
          <w:szCs w:val="22"/>
          <w:u w:color="373a3c"/>
          <w14:textFill>
            <w14:solidFill>
              <w14:srgbClr w14:val="373A3C"/>
            </w14:solidFill>
          </w14:textFill>
        </w:rPr>
      </w:pPr>
    </w:p>
    <w:p>
      <w:pPr>
        <w:pStyle w:val="List Paragraph"/>
        <w:numPr>
          <w:ilvl w:val="0"/>
          <w:numId w:val="158"/>
        </w:numPr>
        <w:bidi w:val="0"/>
        <w:ind w:right="0"/>
        <w:jc w:val="left"/>
        <w:rPr>
          <w:b w:val="1"/>
          <w:bCs w:val="1"/>
          <w:outline w:val="0"/>
          <w:color w:val="373a3c"/>
          <w:sz w:val="22"/>
          <w:szCs w:val="22"/>
          <w:rtl w:val="0"/>
          <w14:textFill>
            <w14:solidFill>
              <w14:srgbClr w14:val="373A3C"/>
            </w14:solidFill>
          </w14:textFill>
        </w:rPr>
      </w:pPr>
      <w:r>
        <w:rPr>
          <w:rStyle w:val="Hyperlink.0"/>
          <w:b w:val="1"/>
          <w:bCs w:val="1"/>
          <w:outline w:val="0"/>
          <w:color w:val="373a3c"/>
          <w:sz w:val="22"/>
          <w:szCs w:val="22"/>
          <w14:textFill>
            <w14:solidFill>
              <w14:srgbClr w14:val="373A3C"/>
            </w14:solidFill>
          </w14:textFill>
        </w:rPr>
        <w:fldChar w:fldCharType="begin" w:fldLock="0"/>
      </w:r>
      <w:r>
        <w:rPr>
          <w:rStyle w:val="Hyperlink.0"/>
          <w:b w:val="1"/>
          <w:bCs w:val="1"/>
          <w:outline w:val="0"/>
          <w:color w:val="373a3c"/>
          <w:sz w:val="22"/>
          <w:szCs w:val="22"/>
          <w14:textFill>
            <w14:solidFill>
              <w14:srgbClr w14:val="373A3C"/>
            </w14:solidFill>
          </w14:textFill>
        </w:rPr>
        <w:instrText xml:space="preserve"> HYPERLINK "https://learning.wintec.ac.nz/mod/feedback/show_entries.php?id=1179191&amp;tsort=val21123&amp;tdir=4"</w:instrText>
      </w:r>
      <w:r>
        <w:rPr>
          <w:rStyle w:val="Hyperlink.0"/>
          <w:b w:val="1"/>
          <w:bCs w:val="1"/>
          <w:outline w:val="0"/>
          <w:color w:val="373a3c"/>
          <w:sz w:val="22"/>
          <w:szCs w:val="22"/>
          <w14:textFill>
            <w14:solidFill>
              <w14:srgbClr w14:val="373A3C"/>
            </w14:solidFill>
          </w14:textFill>
        </w:rPr>
        <w:fldChar w:fldCharType="separate" w:fldLock="0"/>
      </w:r>
      <w:r>
        <w:rPr>
          <w:rStyle w:val="Hyperlink.0"/>
          <w:b w:val="1"/>
          <w:bCs w:val="1"/>
          <w:outline w:val="0"/>
          <w:color w:val="373a3c"/>
          <w:sz w:val="22"/>
          <w:szCs w:val="22"/>
          <w:rtl w:val="0"/>
          <w:lang w:val="en-US"/>
          <w14:textFill>
            <w14:solidFill>
              <w14:srgbClr w14:val="373A3C"/>
            </w14:solidFill>
          </w14:textFill>
        </w:rPr>
        <w:t>What did you like the most about this workbook and the lab sessions?</w:t>
      </w:r>
      <w:r>
        <w:rPr>
          <w:b w:val="1"/>
          <w:bCs w:val="1"/>
          <w:outline w:val="0"/>
          <w:color w:val="373a3c"/>
          <w:sz w:val="22"/>
          <w:szCs w:val="22"/>
          <w14:textFill>
            <w14:solidFill>
              <w14:srgbClr w14:val="373A3C"/>
            </w14:solidFill>
          </w14:textFill>
        </w:rPr>
        <w:fldChar w:fldCharType="end" w:fldLock="0"/>
      </w:r>
    </w:p>
    <w:p>
      <w:pPr>
        <w:pStyle w:val="List Paragraph"/>
        <w:rPr>
          <w:outline w:val="0"/>
          <w:color w:val="373a3c"/>
          <w:sz w:val="22"/>
          <w:szCs w:val="22"/>
          <w:u w:color="373a3c"/>
          <w14:textFill>
            <w14:solidFill>
              <w14:srgbClr w14:val="373A3C"/>
            </w14:solidFill>
          </w14:textFill>
        </w:rPr>
      </w:pPr>
      <w:r>
        <w:rPr>
          <w:outline w:val="0"/>
          <w:color w:val="373a3c"/>
          <w:sz w:val="22"/>
          <w:szCs w:val="22"/>
          <w:u w:color="373a3c"/>
          <w:rtl w:val="0"/>
          <w:lang w:val="en-US"/>
          <w14:textFill>
            <w14:solidFill>
              <w14:srgbClr w14:val="373A3C"/>
            </w14:solidFill>
          </w14:textFill>
        </w:rPr>
        <w:t>What I loved about this workbook was how it walked me through everything, step by step. The explanations made networking concepts actually click for me. The labs? Super practical. I got to mess around with real-world setups</w:t>
      </w:r>
      <w:r>
        <w:rPr>
          <w:outline w:val="0"/>
          <w:color w:val="373a3c"/>
          <w:sz w:val="22"/>
          <w:szCs w:val="22"/>
          <w:u w:color="373a3c"/>
          <w:rtl w:val="0"/>
          <w:lang w:val="en-US"/>
          <w14:textFill>
            <w14:solidFill>
              <w14:srgbClr w14:val="373A3C"/>
            </w14:solidFill>
          </w14:textFill>
        </w:rPr>
        <w:t>—</w:t>
      </w:r>
      <w:r>
        <w:rPr>
          <w:outline w:val="0"/>
          <w:color w:val="373a3c"/>
          <w:sz w:val="22"/>
          <w:szCs w:val="22"/>
          <w:u w:color="373a3c"/>
          <w:rtl w:val="0"/>
          <w:lang w:val="en-US"/>
          <w14:textFill>
            <w14:solidFill>
              <w14:srgbClr w14:val="373A3C"/>
            </w14:solidFill>
          </w14:textFill>
        </w:rPr>
        <w:t>routers, switches, PCs</w:t>
      </w:r>
      <w:r>
        <w:rPr>
          <w:outline w:val="0"/>
          <w:color w:val="373a3c"/>
          <w:sz w:val="22"/>
          <w:szCs w:val="22"/>
          <w:u w:color="373a3c"/>
          <w:rtl w:val="0"/>
          <w:lang w:val="en-US"/>
          <w14:textFill>
            <w14:solidFill>
              <w14:srgbClr w14:val="373A3C"/>
            </w14:solidFill>
          </w14:textFill>
        </w:rPr>
        <w:t>—</w:t>
      </w:r>
      <w:r>
        <w:rPr>
          <w:outline w:val="0"/>
          <w:color w:val="373a3c"/>
          <w:sz w:val="22"/>
          <w:szCs w:val="22"/>
          <w:u w:color="373a3c"/>
          <w:rtl w:val="0"/>
          <w:lang w:val="en-US"/>
          <w14:textFill>
            <w14:solidFill>
              <w14:srgbClr w14:val="373A3C"/>
            </w14:solidFill>
          </w14:textFill>
        </w:rPr>
        <w:t>all talking to each other. And the best part? Each lab built on the last one, so things just made sense as I went along. Learning felt natural, not overwhelming.</w:t>
      </w:r>
    </w:p>
    <w:p>
      <w:pPr>
        <w:pStyle w:val="List Paragraph"/>
        <w:rPr>
          <w:rStyle w:val="None"/>
          <w:b w:val="1"/>
          <w:bCs w:val="1"/>
          <w:outline w:val="0"/>
          <w:color w:val="373a3c"/>
          <w:sz w:val="22"/>
          <w:szCs w:val="22"/>
          <w:u w:color="373a3c"/>
          <w14:textFill>
            <w14:solidFill>
              <w14:srgbClr w14:val="373A3C"/>
            </w14:solidFill>
          </w14:textFill>
        </w:rPr>
      </w:pPr>
    </w:p>
    <w:p>
      <w:pPr>
        <w:pStyle w:val="List Paragraph"/>
        <w:rPr>
          <w:rStyle w:val="None"/>
          <w:b w:val="1"/>
          <w:bCs w:val="1"/>
          <w:outline w:val="0"/>
          <w:color w:val="373a3c"/>
          <w:sz w:val="22"/>
          <w:szCs w:val="22"/>
          <w:u w:color="373a3c"/>
          <w14:textFill>
            <w14:solidFill>
              <w14:srgbClr w14:val="373A3C"/>
            </w14:solidFill>
          </w14:textFill>
        </w:rPr>
      </w:pPr>
    </w:p>
    <w:p>
      <w:pPr>
        <w:pStyle w:val="List Paragraph"/>
        <w:numPr>
          <w:ilvl w:val="0"/>
          <w:numId w:val="158"/>
        </w:numPr>
        <w:bidi w:val="0"/>
        <w:ind w:right="0"/>
        <w:jc w:val="left"/>
        <w:rPr>
          <w:b w:val="1"/>
          <w:bCs w:val="1"/>
          <w:outline w:val="0"/>
          <w:color w:val="373a3c"/>
          <w:sz w:val="22"/>
          <w:szCs w:val="22"/>
          <w:rtl w:val="0"/>
          <w:lang w:val="en-US"/>
          <w14:textFill>
            <w14:solidFill>
              <w14:srgbClr w14:val="373A3C"/>
            </w14:solidFill>
          </w14:textFill>
        </w:rPr>
      </w:pPr>
      <w:r>
        <w:rPr>
          <w:rStyle w:val="Hyperlink.0"/>
          <w:b w:val="1"/>
          <w:bCs w:val="1"/>
          <w:outline w:val="0"/>
          <w:color w:val="373a3c"/>
          <w:sz w:val="22"/>
          <w:szCs w:val="22"/>
          <w:rtl w:val="0"/>
          <w:lang w:val="en-US"/>
          <w14:textFill>
            <w14:solidFill>
              <w14:srgbClr w14:val="373A3C"/>
            </w14:solidFill>
          </w14:textFill>
        </w:rPr>
        <w:t>Did you find any errors in this workbook and/or is there anything you would like to change?</w:t>
      </w:r>
    </w:p>
    <w:p>
      <w:pPr>
        <w:pStyle w:val="Default"/>
        <w:suppressAutoHyphens w:val="1"/>
        <w:spacing w:before="0" w:line="240" w:lineRule="auto"/>
        <w:jc w:val="left"/>
        <w:rPr>
          <w:rStyle w:val="None"/>
          <w:rFonts w:ascii="Calibri" w:cs="Calibri" w:hAnsi="Calibri" w:eastAsia="Calibri"/>
          <w:outline w:val="0"/>
          <w:color w:val="373a3c"/>
          <w:sz w:val="22"/>
          <w:szCs w:val="22"/>
          <w:u w:color="373a3c"/>
          <w:shd w:val="clear" w:color="auto" w:fill="ffffff"/>
          <w14:textFill>
            <w14:solidFill>
              <w14:srgbClr w14:val="373A3C"/>
            </w14:solidFill>
          </w14:textFill>
        </w:rPr>
      </w:pPr>
      <w:r>
        <w:rPr>
          <w:rStyle w:val="None"/>
          <w:outline w:val="0"/>
          <w:color w:val="111826"/>
          <w:sz w:val="22"/>
          <w:szCs w:val="22"/>
          <w:u w:color="373a3c"/>
          <w:shd w:val="clear" w:color="auto" w:fill="ffffff"/>
          <w:rtl w:val="0"/>
          <w:lang w:val="en-US"/>
          <w14:textFill>
            <w14:solidFill>
              <w14:srgbClr w14:val="111827"/>
            </w14:solidFill>
          </w14:textFill>
        </w:rPr>
        <w:t>The workbook</w:t>
      </w:r>
      <w:r>
        <w:rPr>
          <w:rStyle w:val="None"/>
          <w:outline w:val="0"/>
          <w:color w:val="111826"/>
          <w:sz w:val="22"/>
          <w:szCs w:val="22"/>
          <w:u w:color="373a3c"/>
          <w:shd w:val="clear" w:color="auto" w:fill="ffffff"/>
          <w:rtl w:val="1"/>
          <w14:textFill>
            <w14:solidFill>
              <w14:srgbClr w14:val="111827"/>
            </w14:solidFill>
          </w14:textFill>
        </w:rPr>
        <w:t>’</w:t>
      </w:r>
      <w:r>
        <w:rPr>
          <w:rStyle w:val="None"/>
          <w:outline w:val="0"/>
          <w:color w:val="111826"/>
          <w:sz w:val="22"/>
          <w:szCs w:val="22"/>
          <w:u w:color="373a3c"/>
          <w:shd w:val="clear" w:color="auto" w:fill="ffffff"/>
          <w:rtl w:val="0"/>
          <w:lang w:val="en-US"/>
          <w14:textFill>
            <w14:solidFill>
              <w14:srgbClr w14:val="111827"/>
            </w14:solidFill>
          </w14:textFill>
        </w:rPr>
        <w:t>s layout made sense, and the instructions were spot on. Still, some commands need clearer examples or maybe a few more screenshots, especially for people just starting out. And honestly, a quick summary or a checklist at the end of each lab would really help make sure everything</w:t>
      </w:r>
      <w:r>
        <w:rPr>
          <w:rStyle w:val="None"/>
          <w:outline w:val="0"/>
          <w:color w:val="111826"/>
          <w:sz w:val="22"/>
          <w:szCs w:val="22"/>
          <w:u w:color="373a3c"/>
          <w:shd w:val="clear" w:color="auto" w:fill="ffffff"/>
          <w:rtl w:val="1"/>
          <w14:textFill>
            <w14:solidFill>
              <w14:srgbClr w14:val="111827"/>
            </w14:solidFill>
          </w14:textFill>
        </w:rPr>
        <w:t>’</w:t>
      </w:r>
      <w:r>
        <w:rPr>
          <w:rStyle w:val="None"/>
          <w:outline w:val="0"/>
          <w:color w:val="111826"/>
          <w:sz w:val="22"/>
          <w:szCs w:val="22"/>
          <w:u w:color="373a3c"/>
          <w:shd w:val="clear" w:color="auto" w:fill="ffffff"/>
          <w:rtl w:val="0"/>
          <w:lang w:val="en-US"/>
          <w14:textFill>
            <w14:solidFill>
              <w14:srgbClr w14:val="111827"/>
            </w14:solidFill>
          </w14:textFill>
        </w:rPr>
        <w:t>s set up the right way</w:t>
      </w:r>
    </w:p>
    <w:p>
      <w:pPr>
        <w:pStyle w:val="List Paragraph"/>
        <w:rPr>
          <w:rStyle w:val="None"/>
          <w:b w:val="1"/>
          <w:bCs w:val="1"/>
          <w:outline w:val="0"/>
          <w:color w:val="373a3c"/>
          <w:sz w:val="22"/>
          <w:szCs w:val="22"/>
          <w:u w:color="373a3c"/>
          <w14:textFill>
            <w14:solidFill>
              <w14:srgbClr w14:val="373A3C"/>
            </w14:solidFill>
          </w14:textFill>
        </w:rPr>
      </w:pPr>
    </w:p>
    <w:p>
      <w:pPr>
        <w:pStyle w:val="List Paragraph"/>
        <w:rPr>
          <w:rStyle w:val="None"/>
          <w:b w:val="1"/>
          <w:bCs w:val="1"/>
          <w:outline w:val="0"/>
          <w:color w:val="373a3c"/>
          <w:sz w:val="22"/>
          <w:szCs w:val="22"/>
          <w:u w:color="373a3c"/>
          <w14:textFill>
            <w14:solidFill>
              <w14:srgbClr w14:val="373A3C"/>
            </w14:solidFill>
          </w14:textFill>
        </w:rPr>
      </w:pPr>
    </w:p>
    <w:p>
      <w:pPr>
        <w:pStyle w:val="List Paragraph"/>
        <w:rPr>
          <w:rStyle w:val="None"/>
          <w:b w:val="1"/>
          <w:bCs w:val="1"/>
          <w:outline w:val="0"/>
          <w:color w:val="373a3c"/>
          <w:sz w:val="22"/>
          <w:szCs w:val="22"/>
          <w:u w:color="373a3c"/>
          <w14:textFill>
            <w14:solidFill>
              <w14:srgbClr w14:val="373A3C"/>
            </w14:solidFill>
          </w14:textFill>
        </w:rPr>
      </w:pPr>
    </w:p>
    <w:p>
      <w:pPr>
        <w:pStyle w:val="List Paragraph"/>
        <w:numPr>
          <w:ilvl w:val="0"/>
          <w:numId w:val="158"/>
        </w:numPr>
        <w:bidi w:val="0"/>
        <w:ind w:right="0"/>
        <w:jc w:val="left"/>
        <w:rPr>
          <w:b w:val="1"/>
          <w:bCs w:val="1"/>
          <w:outline w:val="0"/>
          <w:color w:val="373a3c"/>
          <w:sz w:val="22"/>
          <w:szCs w:val="22"/>
          <w:rtl w:val="0"/>
          <w14:textFill>
            <w14:solidFill>
              <w14:srgbClr w14:val="373A3C"/>
            </w14:solidFill>
          </w14:textFill>
        </w:rPr>
      </w:pPr>
      <w:r>
        <w:rPr>
          <w:rStyle w:val="Hyperlink.0"/>
          <w:b w:val="1"/>
          <w:bCs w:val="1"/>
          <w:outline w:val="0"/>
          <w:color w:val="373a3c"/>
          <w:sz w:val="22"/>
          <w:szCs w:val="22"/>
          <w14:textFill>
            <w14:solidFill>
              <w14:srgbClr w14:val="373A3C"/>
            </w14:solidFill>
          </w14:textFill>
        </w:rPr>
        <w:fldChar w:fldCharType="begin" w:fldLock="0"/>
      </w:r>
      <w:r>
        <w:rPr>
          <w:rStyle w:val="Hyperlink.0"/>
          <w:b w:val="1"/>
          <w:bCs w:val="1"/>
          <w:outline w:val="0"/>
          <w:color w:val="373a3c"/>
          <w:sz w:val="22"/>
          <w:szCs w:val="22"/>
          <w14:textFill>
            <w14:solidFill>
              <w14:srgbClr w14:val="373A3C"/>
            </w14:solidFill>
          </w14:textFill>
        </w:rPr>
        <w:instrText xml:space="preserve"> HYPERLINK "https://learning.wintec.ac.nz/mod/feedback/show_entries.php?id=1179191&amp;tsort=val21125&amp;tdir=4"</w:instrText>
      </w:r>
      <w:r>
        <w:rPr>
          <w:rStyle w:val="Hyperlink.0"/>
          <w:b w:val="1"/>
          <w:bCs w:val="1"/>
          <w:outline w:val="0"/>
          <w:color w:val="373a3c"/>
          <w:sz w:val="22"/>
          <w:szCs w:val="22"/>
          <w14:textFill>
            <w14:solidFill>
              <w14:srgbClr w14:val="373A3C"/>
            </w14:solidFill>
          </w14:textFill>
        </w:rPr>
        <w:fldChar w:fldCharType="separate" w:fldLock="0"/>
      </w:r>
      <w:r>
        <w:rPr>
          <w:rStyle w:val="Hyperlink.0"/>
          <w:b w:val="1"/>
          <w:bCs w:val="1"/>
          <w:outline w:val="0"/>
          <w:color w:val="373a3c"/>
          <w:sz w:val="22"/>
          <w:szCs w:val="22"/>
          <w:rtl w:val="0"/>
          <w:lang w:val="en-US"/>
          <w14:textFill>
            <w14:solidFill>
              <w14:srgbClr w14:val="373A3C"/>
            </w14:solidFill>
          </w14:textFill>
        </w:rPr>
        <w:t>Was there anything you felt the tutor did really well / could improve on?</w:t>
      </w:r>
      <w:r>
        <w:rPr>
          <w:b w:val="1"/>
          <w:bCs w:val="1"/>
          <w:outline w:val="0"/>
          <w:color w:val="373a3c"/>
          <w:sz w:val="22"/>
          <w:szCs w:val="22"/>
          <w14:textFill>
            <w14:solidFill>
              <w14:srgbClr w14:val="373A3C"/>
            </w14:solidFill>
          </w14:textFill>
        </w:rPr>
        <w:fldChar w:fldCharType="end" w:fldLock="0"/>
      </w:r>
    </w:p>
    <w:p>
      <w:pPr>
        <w:pStyle w:val="Default"/>
        <w:suppressAutoHyphens w:val="1"/>
        <w:spacing w:before="0" w:line="240" w:lineRule="auto"/>
        <w:jc w:val="left"/>
        <w:rPr>
          <w:rStyle w:val="None"/>
          <w:outline w:val="0"/>
          <w:color w:val="111826"/>
          <w:sz w:val="22"/>
          <w:szCs w:val="22"/>
          <w:u w:color="373a3c"/>
          <w:shd w:val="clear" w:color="auto" w:fill="ffffff"/>
          <w14:textFill>
            <w14:solidFill>
              <w14:srgbClr w14:val="111827"/>
            </w14:solidFill>
          </w14:textFill>
        </w:rPr>
      </w:pPr>
      <w:r>
        <w:rPr>
          <w:rStyle w:val="None"/>
          <w:outline w:val="0"/>
          <w:color w:val="111826"/>
          <w:sz w:val="22"/>
          <w:szCs w:val="22"/>
          <w:u w:color="373a3c"/>
          <w:shd w:val="clear" w:color="auto" w:fill="ffffff"/>
          <w:rtl w:val="0"/>
          <w:lang w:val="en-US"/>
          <w14:textFill>
            <w14:solidFill>
              <w14:srgbClr w14:val="111827"/>
            </w14:solidFill>
          </w14:textFill>
        </w:rPr>
        <w:t>The tutor broke down the labs in a way that actually made sense. You always knew why you were doing something, not just how. The demos were straightforward, too</w:t>
      </w:r>
      <w:r>
        <w:rPr>
          <w:rStyle w:val="None"/>
          <w:outline w:val="0"/>
          <w:color w:val="111826"/>
          <w:sz w:val="22"/>
          <w:szCs w:val="22"/>
          <w:u w:color="373a3c"/>
          <w:shd w:val="clear" w:color="auto" w:fill="ffffff"/>
          <w:rtl w:val="0"/>
          <w:lang w:val="en-US"/>
          <w14:textFill>
            <w14:solidFill>
              <w14:srgbClr w14:val="111827"/>
            </w14:solidFill>
          </w14:textFill>
        </w:rPr>
        <w:t>—</w:t>
      </w:r>
      <w:r>
        <w:rPr>
          <w:rStyle w:val="None"/>
          <w:outline w:val="0"/>
          <w:color w:val="111826"/>
          <w:sz w:val="22"/>
          <w:szCs w:val="22"/>
          <w:u w:color="373a3c"/>
          <w:shd w:val="clear" w:color="auto" w:fill="ffffff"/>
          <w:rtl w:val="0"/>
          <w:lang w:val="en-US"/>
          <w14:textFill>
            <w14:solidFill>
              <w14:srgbClr w14:val="111827"/>
            </w14:solidFill>
          </w14:textFill>
        </w:rPr>
        <w:t>easy to keep up with. To make things even better, adding quick recap sessions or a few quizzes after each big topic would really help the material stick</w:t>
      </w:r>
    </w:p>
    <w:p>
      <w:pPr>
        <w:pStyle w:val="List Paragraph"/>
        <w:rPr>
          <w:rStyle w:val="None"/>
          <w:b w:val="1"/>
          <w:bCs w:val="1"/>
          <w:outline w:val="0"/>
          <w:color w:val="373a3c"/>
          <w:sz w:val="22"/>
          <w:szCs w:val="22"/>
          <w:u w:color="373a3c"/>
          <w14:textFill>
            <w14:solidFill>
              <w14:srgbClr w14:val="373A3C"/>
            </w14:solidFill>
          </w14:textFill>
        </w:rPr>
      </w:pPr>
    </w:p>
    <w:p>
      <w:pPr>
        <w:pStyle w:val="List Paragraph"/>
        <w:tabs>
          <w:tab w:val="left" w:pos="709"/>
        </w:tabs>
        <w:spacing w:line="272" w:lineRule="auto"/>
        <w:rPr>
          <w:rStyle w:val="None"/>
          <w:sz w:val="22"/>
          <w:szCs w:val="22"/>
        </w:rPr>
      </w:pPr>
    </w:p>
    <w:p>
      <w:pPr>
        <w:pStyle w:val="List Paragraph"/>
        <w:tabs>
          <w:tab w:val="left" w:pos="709"/>
        </w:tabs>
        <w:spacing w:line="272" w:lineRule="auto"/>
        <w:rPr>
          <w:rStyle w:val="None"/>
          <w:sz w:val="22"/>
          <w:szCs w:val="22"/>
        </w:rPr>
      </w:pPr>
    </w:p>
    <w:p>
      <w:pPr>
        <w:pStyle w:val="List Paragraph"/>
        <w:rPr>
          <w:rStyle w:val="None"/>
          <w:b w:val="1"/>
          <w:bCs w:val="1"/>
          <w:outline w:val="0"/>
          <w:color w:val="373a3c"/>
          <w:sz w:val="22"/>
          <w:szCs w:val="22"/>
          <w:u w:color="373a3c"/>
          <w14:textFill>
            <w14:solidFill>
              <w14:srgbClr w14:val="373A3C"/>
            </w14:solidFill>
          </w14:textFill>
        </w:rPr>
      </w:pPr>
    </w:p>
    <w:p>
      <w:pPr>
        <w:pStyle w:val="List Paragraph"/>
        <w:numPr>
          <w:ilvl w:val="0"/>
          <w:numId w:val="158"/>
        </w:numPr>
        <w:bidi w:val="0"/>
        <w:ind w:right="0"/>
        <w:jc w:val="left"/>
        <w:rPr>
          <w:b w:val="1"/>
          <w:bCs w:val="1"/>
          <w:outline w:val="0"/>
          <w:color w:val="373a3c"/>
          <w:sz w:val="22"/>
          <w:szCs w:val="22"/>
          <w:rtl w:val="0"/>
          <w14:textFill>
            <w14:solidFill>
              <w14:srgbClr w14:val="373A3C"/>
            </w14:solidFill>
          </w14:textFill>
        </w:rPr>
      </w:pPr>
      <w:r>
        <w:rPr>
          <w:rStyle w:val="Hyperlink.0"/>
          <w:b w:val="1"/>
          <w:bCs w:val="1"/>
          <w:outline w:val="0"/>
          <w:color w:val="373a3c"/>
          <w:sz w:val="22"/>
          <w:szCs w:val="22"/>
          <w14:textFill>
            <w14:solidFill>
              <w14:srgbClr w14:val="373A3C"/>
            </w14:solidFill>
          </w14:textFill>
        </w:rPr>
        <w:fldChar w:fldCharType="begin" w:fldLock="0"/>
      </w:r>
      <w:r>
        <w:rPr>
          <w:rStyle w:val="Hyperlink.0"/>
          <w:b w:val="1"/>
          <w:bCs w:val="1"/>
          <w:outline w:val="0"/>
          <w:color w:val="373a3c"/>
          <w:sz w:val="22"/>
          <w:szCs w:val="22"/>
          <w14:textFill>
            <w14:solidFill>
              <w14:srgbClr w14:val="373A3C"/>
            </w14:solidFill>
          </w14:textFill>
        </w:rPr>
        <w:instrText xml:space="preserve"> HYPERLINK "https://learning.wintec.ac.nz/mod/feedback/show_entries.php?id=1179191&amp;tsort=val21126&amp;tdir=4"</w:instrText>
      </w:r>
      <w:r>
        <w:rPr>
          <w:rStyle w:val="Hyperlink.0"/>
          <w:b w:val="1"/>
          <w:bCs w:val="1"/>
          <w:outline w:val="0"/>
          <w:color w:val="373a3c"/>
          <w:sz w:val="22"/>
          <w:szCs w:val="22"/>
          <w14:textFill>
            <w14:solidFill>
              <w14:srgbClr w14:val="373A3C"/>
            </w14:solidFill>
          </w14:textFill>
        </w:rPr>
        <w:fldChar w:fldCharType="separate" w:fldLock="0"/>
      </w:r>
      <w:r>
        <w:rPr>
          <w:rStyle w:val="Hyperlink.0"/>
          <w:b w:val="1"/>
          <w:bCs w:val="1"/>
          <w:outline w:val="0"/>
          <w:color w:val="373a3c"/>
          <w:sz w:val="22"/>
          <w:szCs w:val="22"/>
          <w:rtl w:val="0"/>
          <w:lang w:val="en-US"/>
          <w14:textFill>
            <w14:solidFill>
              <w14:srgbClr w14:val="373A3C"/>
            </w14:solidFill>
          </w14:textFill>
        </w:rPr>
        <w:t>Are there any additional notes you'd like to add?</w:t>
      </w:r>
      <w:r>
        <w:rPr>
          <w:b w:val="1"/>
          <w:bCs w:val="1"/>
          <w:outline w:val="0"/>
          <w:color w:val="373a3c"/>
          <w:sz w:val="22"/>
          <w:szCs w:val="22"/>
          <w14:textFill>
            <w14:solidFill>
              <w14:srgbClr w14:val="373A3C"/>
            </w14:solidFill>
          </w14:textFill>
        </w:rPr>
        <w:fldChar w:fldCharType="end" w:fldLock="0"/>
      </w:r>
    </w:p>
    <w:p>
      <w:pPr>
        <w:pStyle w:val="Default"/>
        <w:suppressAutoHyphens w:val="1"/>
        <w:spacing w:before="0" w:line="240" w:lineRule="auto"/>
        <w:jc w:val="left"/>
        <w:rPr>
          <w:rStyle w:val="None"/>
          <w:outline w:val="0"/>
          <w:color w:val="111826"/>
          <w:u w:color="373a3c"/>
          <w:shd w:val="clear" w:color="auto" w:fill="ffffff"/>
          <w14:textFill>
            <w14:solidFill>
              <w14:srgbClr w14:val="111827"/>
            </w14:solidFill>
          </w14:textFill>
        </w:rPr>
      </w:pPr>
      <w:r>
        <w:rPr>
          <w:rStyle w:val="None"/>
          <w:outline w:val="0"/>
          <w:color w:val="111826"/>
          <w:u w:color="373a3c"/>
          <w:shd w:val="clear" w:color="auto" w:fill="ffffff"/>
          <w:rtl w:val="0"/>
          <w:lang w:val="en-US"/>
          <w14:textFill>
            <w14:solidFill>
              <w14:srgbClr w14:val="111827"/>
            </w14:solidFill>
          </w14:textFill>
        </w:rPr>
        <w:t>These lab sessions really boosted my confidence with networking and configuration. I can handle Cisco IOS commands and subnetting on my own now, which feels great. Honestly, I appreciate all the work that went into setting this up. I</w:t>
      </w:r>
      <w:r>
        <w:rPr>
          <w:rStyle w:val="None"/>
          <w:outline w:val="0"/>
          <w:color w:val="111826"/>
          <w:u w:color="373a3c"/>
          <w:shd w:val="clear" w:color="auto" w:fill="ffffff"/>
          <w:rtl w:val="1"/>
          <w14:textFill>
            <w14:solidFill>
              <w14:srgbClr w14:val="111827"/>
            </w14:solidFill>
          </w14:textFill>
        </w:rPr>
        <w:t>’</w:t>
      </w:r>
      <w:r>
        <w:rPr>
          <w:rStyle w:val="None"/>
          <w:outline w:val="0"/>
          <w:color w:val="111826"/>
          <w:u w:color="373a3c"/>
          <w:shd w:val="clear" w:color="auto" w:fill="ffffff"/>
          <w:rtl w:val="0"/>
          <w:lang w:val="en-US"/>
          <w14:textFill>
            <w14:solidFill>
              <w14:srgbClr w14:val="111827"/>
            </w14:solidFill>
          </w14:textFill>
        </w:rPr>
        <w:t>d recommend these sessions to anyone who wants to learn.</w:t>
      </w:r>
    </w:p>
    <w:p>
      <w:pPr>
        <w:pStyle w:val="List Paragraph"/>
      </w:pPr>
      <w:r>
        <w:rPr>
          <w:b w:val="1"/>
          <w:bCs w:val="1"/>
          <w:outline w:val="0"/>
          <w:color w:val="373a3c"/>
          <w:sz w:val="24"/>
          <w:szCs w:val="24"/>
          <w:u w:color="373a3c"/>
          <w14:textFill>
            <w14:solidFill>
              <w14:srgbClr w14:val="373A3C"/>
            </w14:solidFill>
          </w14:textFill>
        </w:rPr>
      </w:r>
    </w:p>
    <w:sectPr>
      <w:headerReference w:type="default" r:id="rId40"/>
      <w:footerReference w:type="default" r:id="rId41"/>
      <w:pgSz w:w="11900" w:h="16840" w:orient="portrait"/>
      <w:pgMar w:top="709" w:right="1440" w:bottom="993" w:left="993" w:header="0" w:footer="17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Wingding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 w:name="Georgia">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Bdr>
        <w:top w:val="single" w:color="d9d9d9" w:sz="4" w:space="0" w:shadow="0" w:frame="0"/>
        <w:left w:val="nil"/>
        <w:bottom w:val="nil"/>
        <w:right w:val="nil"/>
      </w:pBdr>
      <w:jc w:val="right"/>
      <w:rPr>
        <w:outline w:val="0"/>
        <w:color w:val="7f7f7f"/>
        <w:spacing w:val="-1"/>
        <w:u w:color="7f7f7f"/>
        <w14:textFill>
          <w14:solidFill>
            <w14:srgbClr w14:val="7F7F7F"/>
          </w14:solidFill>
        </w14:textFill>
      </w:rP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tl w:val="0"/>
        <w:lang w:val="en-US"/>
      </w:rPr>
      <w:t xml:space="preserve"> | </w:t>
    </w:r>
    <w:r>
      <w:rPr>
        <w:outline w:val="0"/>
        <w:color w:val="7f7f7f"/>
        <w:spacing w:val="-1"/>
        <w:u w:color="7f7f7f"/>
        <w:rtl w:val="0"/>
        <w:lang w:val="en-US"/>
        <w14:textFill>
          <w14:solidFill>
            <w14:srgbClr w14:val="7F7F7F"/>
          </w14:solidFill>
        </w14:textFill>
      </w:rPr>
      <w:t>Page</w:t>
    </w:r>
  </w:p>
  <w:p>
    <w:pPr>
      <w:pStyle w:val="footer"/>
    </w:pPr>
    <w:r>
      <w:rPr>
        <w:rFonts w:ascii="Arial" w:hAnsi="Arial" w:hint="default"/>
        <w:outline w:val="0"/>
        <w:color w:val="a6a6a6"/>
        <w:sz w:val="16"/>
        <w:szCs w:val="16"/>
        <w:u w:color="a6a6a6"/>
        <w:rtl w:val="0"/>
        <w:lang w:val="en-US"/>
        <w14:textFill>
          <w14:solidFill>
            <w14:srgbClr w14:val="A6A6A6"/>
          </w14:solidFill>
        </w14:textFill>
      </w:rPr>
      <w:t xml:space="preserve">© </w:t>
    </w:r>
    <w:r>
      <w:rPr>
        <w:rFonts w:ascii="Arial" w:hAnsi="Arial"/>
        <w:outline w:val="0"/>
        <w:color w:val="a6a6a6"/>
        <w:sz w:val="16"/>
        <w:szCs w:val="16"/>
        <w:u w:color="a6a6a6"/>
        <w:rtl w:val="0"/>
        <w:lang w:val="en-US"/>
        <w14:textFill>
          <w14:solidFill>
            <w14:srgbClr w14:val="A6A6A6"/>
          </w14:solidFill>
        </w14:textFill>
      </w:rPr>
      <w:t>2020 Wintec and/or its affiliates. All rights reserved. This document is created by Prateek Gupta, Waikato Institute of Technology</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Bdr>
        <w:top w:val="single" w:color="d9d9d9" w:sz="4" w:space="0" w:shadow="0" w:frame="0"/>
        <w:left w:val="nil"/>
        <w:bottom w:val="nil"/>
        <w:right w:val="nil"/>
      </w:pBdr>
      <w:shd w:val="clear" w:color="auto" w:fill="ffffff"/>
      <w:jc w:val="right"/>
      <w:rPr>
        <w:outline w:val="0"/>
        <w:color w:val="7f7f7f"/>
        <w:spacing w:val="-1"/>
        <w:u w:color="7f7f7f"/>
        <w14:textFill>
          <w14:solidFill>
            <w14:srgbClr w14:val="7F7F7F"/>
          </w14:solidFill>
        </w14:textFill>
      </w:rPr>
    </w:pPr>
    <w:r>
      <w:rPr>
        <w:rtl w:val="0"/>
      </w:rPr>
      <w:fldChar w:fldCharType="begin" w:fldLock="0"/>
    </w:r>
    <w:r>
      <w:rPr>
        <w:rtl w:val="0"/>
      </w:rPr>
      <w:instrText xml:space="preserve"> PAGE </w:instrText>
    </w:r>
    <w:r>
      <w:rPr>
        <w:rtl w:val="0"/>
      </w:rPr>
      <w:fldChar w:fldCharType="separate" w:fldLock="0"/>
    </w:r>
    <w:r>
      <w:rPr>
        <w:rtl w:val="0"/>
      </w:rPr>
      <w:fldChar w:fldCharType="end" w:fldLock="0"/>
    </w:r>
    <w:r>
      <w:rPr>
        <w:rtl w:val="0"/>
        <w:lang w:val="en-US"/>
      </w:rPr>
      <w:t xml:space="preserve"> | </w:t>
    </w:r>
    <w:r>
      <w:rPr>
        <w:outline w:val="0"/>
        <w:color w:val="7f7f7f"/>
        <w:spacing w:val="-1"/>
        <w:u w:color="7f7f7f"/>
        <w:rtl w:val="0"/>
        <w:lang w:val="en-US"/>
        <w14:textFill>
          <w14:solidFill>
            <w14:srgbClr w14:val="7F7F7F"/>
          </w14:solidFill>
        </w14:textFill>
      </w:rPr>
      <w:t>Page</w:t>
    </w:r>
  </w:p>
  <w:p>
    <w:pPr>
      <w:pStyle w:val="footer"/>
      <w:shd w:val="clear" w:color="auto" w:fill="ffffff"/>
    </w:pPr>
    <w:r>
      <w:rPr>
        <w:rFonts w:ascii="Arial" w:hAnsi="Arial" w:hint="default"/>
        <w:outline w:val="0"/>
        <w:color w:val="a6a6a6"/>
        <w:sz w:val="16"/>
        <w:szCs w:val="16"/>
        <w:u w:color="a6a6a6"/>
        <w:rtl w:val="0"/>
        <w:lang w:val="en-US"/>
        <w14:textFill>
          <w14:solidFill>
            <w14:srgbClr w14:val="A6A6A6"/>
          </w14:solidFill>
        </w14:textFill>
      </w:rPr>
      <w:t xml:space="preserve">© </w:t>
    </w:r>
    <w:r>
      <w:rPr>
        <w:rFonts w:ascii="Arial" w:hAnsi="Arial"/>
        <w:outline w:val="0"/>
        <w:color w:val="a6a6a6"/>
        <w:sz w:val="16"/>
        <w:szCs w:val="16"/>
        <w:u w:color="a6a6a6"/>
        <w:rtl w:val="0"/>
        <w:lang w:val="en-US"/>
        <w14:textFill>
          <w14:solidFill>
            <w14:srgbClr w14:val="A6A6A6"/>
          </w14:solidFill>
        </w14:textFill>
      </w:rPr>
      <w:t>2020 Wintec and/or its affiliates. All rights reserved. This document is created by Prateek Gupta, Waikato Institute of Technology</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bidi w:val="0"/>
      <w:ind w:left="0" w:right="0" w:firstLine="0"/>
      <w:jc w:val="right"/>
      <w:rPr>
        <w:rtl w:val="0"/>
      </w:rPr>
    </w:pPr>
    <w:r>
      <w:tab/>
      <w:tab/>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numPicBullet w:numPicBulletId="0">
    <w:pict>
      <v:shape id="_x0000_s1050" type="#_x0000_t75" style="visibility:visible;width:15.0pt;height:15.0pt;">
        <v:imagedata r:id="rId1" o:title="image1.png"/>
      </v:shape>
    </w:pict>
  </w:numPicBullet>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tabs>
          <w:tab w:val="num" w:pos="677"/>
          <w:tab w:val="left" w:pos="709"/>
        </w:tabs>
        <w:ind w:left="688" w:hanging="32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07"/>
        </w:tabs>
        <w:ind w:left="1418" w:hanging="338"/>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09"/>
          <w:tab w:val="num" w:pos="2127"/>
        </w:tabs>
        <w:ind w:left="213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09"/>
          <w:tab w:val="num" w:pos="2847"/>
        </w:tabs>
        <w:ind w:left="285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tabs>
          <w:tab w:val="left" w:pos="709"/>
          <w:tab w:val="num" w:pos="3567"/>
        </w:tabs>
        <w:ind w:left="3578" w:hanging="338"/>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09"/>
          <w:tab w:val="num" w:pos="4287"/>
        </w:tabs>
        <w:ind w:left="429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09"/>
          <w:tab w:val="num" w:pos="5007"/>
        </w:tabs>
        <w:ind w:left="501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tabs>
          <w:tab w:val="left" w:pos="709"/>
          <w:tab w:val="num" w:pos="5727"/>
        </w:tabs>
        <w:ind w:left="5738" w:hanging="338"/>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09"/>
          <w:tab w:val="num" w:pos="6447"/>
        </w:tabs>
        <w:ind w:left="645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num" w:pos="709"/>
        </w:tabs>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PicBulletId w:val="0"/>
      <w:lvlJc w:val="left"/>
      <w:pPr>
        <w:tabs>
          <w:tab w:val="left" w:pos="709"/>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09"/>
        </w:tabs>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s>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s>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s>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s>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s>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s>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s>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decimal"/>
      <w:suff w:val="tab"/>
      <w:lvlText w:val="%1."/>
      <w:lvlJc w:val="left"/>
      <w:pPr>
        <w:tabs>
          <w:tab w:val="num" w:pos="709"/>
        </w:tabs>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09"/>
          <w:tab w:val="num" w:pos="1069"/>
        </w:tabs>
        <w:ind w:left="10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09"/>
          <w:tab w:val="num" w:pos="1789"/>
        </w:tabs>
        <w:ind w:left="18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509"/>
        </w:tabs>
        <w:ind w:left="25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09"/>
          <w:tab w:val="num" w:pos="3229"/>
        </w:tabs>
        <w:ind w:left="32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09"/>
          <w:tab w:val="num" w:pos="3949"/>
        </w:tabs>
        <w:ind w:left="39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4669"/>
        </w:tabs>
        <w:ind w:left="46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09"/>
          <w:tab w:val="num" w:pos="5389"/>
        </w:tabs>
        <w:ind w:left="54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09"/>
          <w:tab w:val="num" w:pos="6109"/>
        </w:tabs>
        <w:ind w:left="61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1"/>
  </w:abstractNum>
  <w:abstractNum w:abstractNumId="41">
    <w:multiLevelType w:val="hybridMultilevel"/>
    <w:styleLink w:val="Imported Style 21"/>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22"/>
  </w:abstractNum>
  <w:abstractNum w:abstractNumId="43">
    <w:multiLevelType w:val="hybridMultilevel"/>
    <w:styleLink w:val="Imported Style 22"/>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09"/>
          <w:tab w:val="num" w:pos="1069"/>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09"/>
          <w:tab w:val="num" w:pos="1789"/>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509"/>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09"/>
          <w:tab w:val="num" w:pos="3229"/>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09"/>
          <w:tab w:val="num" w:pos="3949"/>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4669"/>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09"/>
          <w:tab w:val="num" w:pos="5389"/>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09"/>
          <w:tab w:val="num" w:pos="6109"/>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24"/>
  </w:abstractNum>
  <w:abstractNum w:abstractNumId="45">
    <w:multiLevelType w:val="hybridMultilevel"/>
    <w:styleLink w:val="Imported Style 24"/>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25"/>
  </w:abstractNum>
  <w:abstractNum w:abstractNumId="47">
    <w:multiLevelType w:val="hybridMultilevel"/>
    <w:styleLink w:val="Imported Style 25"/>
    <w:lvl w:ilvl="0">
      <w:start w:val="1"/>
      <w:numFmt w:val="bullet"/>
      <w:suff w:val="tab"/>
      <w:lvlText w:val="▪"/>
      <w:lvlJc w:val="left"/>
      <w:pPr>
        <w:tabs>
          <w:tab w:val="num" w:pos="741"/>
          <w:tab w:val="left" w:pos="860"/>
        </w:tabs>
        <w:ind w:left="752" w:hanging="39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left" w:pos="860"/>
          <w:tab w:val="num" w:pos="1473"/>
        </w:tabs>
        <w:ind w:left="148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tabs>
          <w:tab w:val="left" w:pos="709"/>
          <w:tab w:val="left" w:pos="860"/>
          <w:tab w:val="num" w:pos="2193"/>
        </w:tabs>
        <w:ind w:left="220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tabs>
          <w:tab w:val="left" w:pos="709"/>
          <w:tab w:val="left" w:pos="860"/>
          <w:tab w:val="num" w:pos="2913"/>
        </w:tabs>
        <w:ind w:left="29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o"/>
      <w:lvlJc w:val="left"/>
      <w:pPr>
        <w:tabs>
          <w:tab w:val="left" w:pos="709"/>
          <w:tab w:val="left" w:pos="860"/>
          <w:tab w:val="num" w:pos="3633"/>
        </w:tabs>
        <w:ind w:left="364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tabs>
          <w:tab w:val="left" w:pos="709"/>
          <w:tab w:val="left" w:pos="860"/>
          <w:tab w:val="num" w:pos="4353"/>
        </w:tabs>
        <w:ind w:left="436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tabs>
          <w:tab w:val="left" w:pos="709"/>
          <w:tab w:val="left" w:pos="860"/>
          <w:tab w:val="num" w:pos="5073"/>
        </w:tabs>
        <w:ind w:left="508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o"/>
      <w:lvlJc w:val="left"/>
      <w:pPr>
        <w:tabs>
          <w:tab w:val="left" w:pos="709"/>
          <w:tab w:val="left" w:pos="860"/>
          <w:tab w:val="num" w:pos="5793"/>
        </w:tabs>
        <w:ind w:left="580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tabs>
          <w:tab w:val="left" w:pos="709"/>
          <w:tab w:val="left" w:pos="860"/>
          <w:tab w:val="num" w:pos="6513"/>
        </w:tabs>
        <w:ind w:left="65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48">
    <w:multiLevelType w:val="hybridMultilevel"/>
    <w:numStyleLink w:val="Imported Style 26"/>
  </w:abstractNum>
  <w:abstractNum w:abstractNumId="49">
    <w:multiLevelType w:val="hybridMultilevel"/>
    <w:styleLink w:val="Imported Style 26"/>
    <w:lvl w:ilvl="0">
      <w:start w:val="1"/>
      <w:numFmt w:val="bullet"/>
      <w:suff w:val="tab"/>
      <w:lvlText w:val="▪"/>
      <w:lvlJc w:val="left"/>
      <w:pPr>
        <w:tabs>
          <w:tab w:val="num" w:pos="709"/>
          <w:tab w:val="left" w:pos="860"/>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tabs>
          <w:tab w:val="left" w:pos="709"/>
          <w:tab w:val="left" w:pos="860"/>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tabs>
          <w:tab w:val="left" w:pos="709"/>
          <w:tab w:val="left" w:pos="860"/>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tabs>
          <w:tab w:val="left" w:pos="709"/>
          <w:tab w:val="left" w:pos="860"/>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tabs>
          <w:tab w:val="left" w:pos="709"/>
          <w:tab w:val="left" w:pos="860"/>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tabs>
          <w:tab w:val="left" w:pos="709"/>
          <w:tab w:val="left" w:pos="860"/>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tabs>
          <w:tab w:val="left" w:pos="709"/>
          <w:tab w:val="left" w:pos="860"/>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tabs>
          <w:tab w:val="left" w:pos="709"/>
          <w:tab w:val="left" w:pos="860"/>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tabs>
          <w:tab w:val="left" w:pos="709"/>
          <w:tab w:val="left" w:pos="860"/>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multiLevelType w:val="hybridMultilevel"/>
    <w:numStyleLink w:val="Imported Style 27"/>
  </w:abstractNum>
  <w:abstractNum w:abstractNumId="51">
    <w:multiLevelType w:val="hybridMultilevel"/>
    <w:styleLink w:val="Imported Style 27"/>
    <w:lvl w:ilvl="0">
      <w:start w:val="1"/>
      <w:numFmt w:val="bullet"/>
      <w:suff w:val="tab"/>
      <w:lvlText w:val="▪"/>
      <w:lvlJc w:val="left"/>
      <w:pPr>
        <w:tabs>
          <w:tab w:val="num" w:pos="709"/>
          <w:tab w:val="left" w:pos="860"/>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left" w:pos="860"/>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left" w:pos="860"/>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left" w:pos="860"/>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left" w:pos="860"/>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left" w:pos="860"/>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left" w:pos="860"/>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left" w:pos="860"/>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left" w:pos="860"/>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28"/>
  </w:abstractNum>
  <w:abstractNum w:abstractNumId="53">
    <w:multiLevelType w:val="hybridMultilevel"/>
    <w:styleLink w:val="Imported Style 28"/>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Imported Style 29"/>
  </w:abstractNum>
  <w:abstractNum w:abstractNumId="55">
    <w:multiLevelType w:val="hybridMultilevel"/>
    <w:styleLink w:val="Imported Style 29"/>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30"/>
  </w:abstractNum>
  <w:abstractNum w:abstractNumId="57">
    <w:multiLevelType w:val="hybridMultilevel"/>
    <w:styleLink w:val="Imported Style 30"/>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Imported Style 31"/>
  </w:abstractNum>
  <w:abstractNum w:abstractNumId="59">
    <w:multiLevelType w:val="hybridMultilevel"/>
    <w:styleLink w:val="Imported Style 31"/>
    <w:lvl w:ilvl="0">
      <w:start w:val="1"/>
      <w:numFmt w:val="bullet"/>
      <w:suff w:val="tab"/>
      <w:lvlText w:val="▪"/>
      <w:lvlJc w:val="left"/>
      <w:pPr>
        <w:tabs>
          <w:tab w:val="num" w:pos="709"/>
        </w:tabs>
        <w:ind w:left="816"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536"/>
        </w:tabs>
        <w:ind w:left="1643" w:hanging="467"/>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256"/>
        </w:tabs>
        <w:ind w:left="2363" w:hanging="46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976"/>
        </w:tabs>
        <w:ind w:left="3083" w:hanging="46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96"/>
        </w:tabs>
        <w:ind w:left="3803" w:hanging="467"/>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416"/>
        </w:tabs>
        <w:ind w:left="4523" w:hanging="46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136"/>
        </w:tabs>
        <w:ind w:left="5243" w:hanging="46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856"/>
        </w:tabs>
        <w:ind w:left="5963" w:hanging="467"/>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576"/>
        </w:tabs>
        <w:ind w:left="6683" w:hanging="46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numStyleLink w:val="Imported Style 32"/>
  </w:abstractNum>
  <w:abstractNum w:abstractNumId="61">
    <w:multiLevelType w:val="hybridMultilevel"/>
    <w:styleLink w:val="Imported Style 32"/>
    <w:lvl w:ilvl="0">
      <w:start w:val="1"/>
      <w:numFmt w:val="bullet"/>
      <w:suff w:val="tab"/>
      <w:lvlText w:val="▪"/>
      <w:lvlJc w:val="left"/>
      <w:pPr>
        <w:tabs>
          <w:tab w:val="num" w:pos="677"/>
          <w:tab w:val="left" w:pos="709"/>
        </w:tabs>
        <w:ind w:left="688" w:hanging="32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09"/>
          <w:tab w:val="num" w:pos="1407"/>
        </w:tabs>
        <w:ind w:left="1418" w:hanging="338"/>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09"/>
          <w:tab w:val="num" w:pos="2127"/>
        </w:tabs>
        <w:ind w:left="213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09"/>
          <w:tab w:val="num" w:pos="2847"/>
        </w:tabs>
        <w:ind w:left="285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tabs>
          <w:tab w:val="left" w:pos="709"/>
          <w:tab w:val="num" w:pos="3567"/>
        </w:tabs>
        <w:ind w:left="3578" w:hanging="338"/>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09"/>
          <w:tab w:val="num" w:pos="4287"/>
        </w:tabs>
        <w:ind w:left="429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09"/>
          <w:tab w:val="num" w:pos="5007"/>
        </w:tabs>
        <w:ind w:left="501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tabs>
          <w:tab w:val="left" w:pos="709"/>
          <w:tab w:val="num" w:pos="5727"/>
        </w:tabs>
        <w:ind w:left="5738" w:hanging="338"/>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09"/>
          <w:tab w:val="num" w:pos="6447"/>
        </w:tabs>
        <w:ind w:left="645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2">
    <w:multiLevelType w:val="hybridMultilevel"/>
    <w:numStyleLink w:val="Imported Style 33"/>
  </w:abstractNum>
  <w:abstractNum w:abstractNumId="63">
    <w:multiLevelType w:val="hybridMultilevel"/>
    <w:styleLink w:val="Imported Style 33"/>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Imported Style 34"/>
  </w:abstractNum>
  <w:abstractNum w:abstractNumId="65">
    <w:multiLevelType w:val="hybridMultilevel"/>
    <w:styleLink w:val="Imported Style 34"/>
    <w:lvl w:ilvl="0">
      <w:start w:val="1"/>
      <w:numFmt w:val="bullet"/>
      <w:suff w:val="tab"/>
      <w:lvlText w:val="·"/>
      <w:lvlPicBulletId w:val="0"/>
      <w:lvlJc w:val="left"/>
      <w:pPr>
        <w:tabs>
          <w:tab w:val="left" w:pos="709"/>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s>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6">
    <w:multiLevelType w:val="hybridMultilevel"/>
    <w:numStyleLink w:val="Imported Style 35"/>
  </w:abstractNum>
  <w:abstractNum w:abstractNumId="67">
    <w:multiLevelType w:val="hybridMultilevel"/>
    <w:styleLink w:val="Imported Style 35"/>
    <w:lvl w:ilvl="0">
      <w:start w:val="1"/>
      <w:numFmt w:val="bullet"/>
      <w:suff w:val="tab"/>
      <w:lvlText w:val="·"/>
      <w:lvlPicBulletId w:val="0"/>
      <w:lvlJc w:val="left"/>
      <w:pPr>
        <w:tabs>
          <w:tab w:val="left" w:pos="709"/>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s>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multiLevelType w:val="hybridMultilevel"/>
    <w:numStyleLink w:val="Imported Style 36"/>
  </w:abstractNum>
  <w:abstractNum w:abstractNumId="69">
    <w:multiLevelType w:val="hybridMultilevel"/>
    <w:styleLink w:val="Imported Style 36"/>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0">
    <w:multiLevelType w:val="hybridMultilevel"/>
    <w:numStyleLink w:val="Imported Style 37"/>
  </w:abstractNum>
  <w:abstractNum w:abstractNumId="71">
    <w:multiLevelType w:val="hybridMultilevel"/>
    <w:styleLink w:val="Imported Style 37"/>
    <w:lvl w:ilvl="0">
      <w:start w:val="1"/>
      <w:numFmt w:val="bullet"/>
      <w:suff w:val="tab"/>
      <w:lvlText w:val="·"/>
      <w:lvlPicBulletId w:val="0"/>
      <w:lvlJc w:val="left"/>
      <w:pPr>
        <w:tabs>
          <w:tab w:val="left" w:pos="709"/>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s>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numStyleLink w:val="Imported Style 38"/>
  </w:abstractNum>
  <w:abstractNum w:abstractNumId="73">
    <w:multiLevelType w:val="hybridMultilevel"/>
    <w:styleLink w:val="Imported Style 38"/>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4">
    <w:multiLevelType w:val="hybridMultilevel"/>
    <w:numStyleLink w:val="Imported Style 39"/>
  </w:abstractNum>
  <w:abstractNum w:abstractNumId="75">
    <w:multiLevelType w:val="hybridMultilevel"/>
    <w:styleLink w:val="Imported Style 39"/>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numStyleLink w:val="Imported Style 40"/>
  </w:abstractNum>
  <w:abstractNum w:abstractNumId="77">
    <w:multiLevelType w:val="hybridMultilevel"/>
    <w:styleLink w:val="Imported Style 40"/>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8">
    <w:multiLevelType w:val="hybridMultilevel"/>
    <w:numStyleLink w:val="Imported Style 41"/>
  </w:abstractNum>
  <w:abstractNum w:abstractNumId="79">
    <w:multiLevelType w:val="hybridMultilevel"/>
    <w:styleLink w:val="Imported Style 41"/>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numStyleLink w:val="Imported Style 42"/>
  </w:abstractNum>
  <w:abstractNum w:abstractNumId="81">
    <w:multiLevelType w:val="hybridMultilevel"/>
    <w:styleLink w:val="Imported Style 42"/>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2">
    <w:multiLevelType w:val="hybridMultilevel"/>
    <w:numStyleLink w:val="Imported Style 43"/>
  </w:abstractNum>
  <w:abstractNum w:abstractNumId="83">
    <w:multiLevelType w:val="hybridMultilevel"/>
    <w:styleLink w:val="Imported Style 43"/>
    <w:lvl w:ilvl="0">
      <w:start w:val="1"/>
      <w:numFmt w:val="decimal"/>
      <w:suff w:val="tab"/>
      <w:lvlText w:val="%1."/>
      <w:lvlJc w:val="left"/>
      <w:pPr>
        <w:tabs>
          <w:tab w:val="num" w:pos="709"/>
        </w:tabs>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84">
    <w:multiLevelType w:val="hybridMultilevel"/>
    <w:numStyleLink w:val="Imported Style 44"/>
  </w:abstractNum>
  <w:abstractNum w:abstractNumId="85">
    <w:multiLevelType w:val="hybridMultilevel"/>
    <w:styleLink w:val="Imported Style 44"/>
    <w:lvl w:ilvl="0">
      <w:start w:val="1"/>
      <w:numFmt w:val="decimal"/>
      <w:suff w:val="tab"/>
      <w:lvlText w:val="%1."/>
      <w:lvlJc w:val="left"/>
      <w:pPr>
        <w:tabs>
          <w:tab w:val="num" w:pos="709"/>
        </w:tabs>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86">
    <w:multiLevelType w:val="hybridMultilevel"/>
    <w:numStyleLink w:val="Imported Style 45"/>
  </w:abstractNum>
  <w:abstractNum w:abstractNumId="87">
    <w:multiLevelType w:val="hybridMultilevel"/>
    <w:styleLink w:val="Imported Style 45"/>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8">
    <w:multiLevelType w:val="hybridMultilevel"/>
    <w:numStyleLink w:val="Imported Style 46"/>
  </w:abstractNum>
  <w:abstractNum w:abstractNumId="89">
    <w:multiLevelType w:val="hybridMultilevel"/>
    <w:styleLink w:val="Imported Style 46"/>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0">
    <w:multiLevelType w:val="hybridMultilevel"/>
    <w:numStyleLink w:val="Imported Style 47"/>
  </w:abstractNum>
  <w:abstractNum w:abstractNumId="91">
    <w:multiLevelType w:val="hybridMultilevel"/>
    <w:styleLink w:val="Imported Style 47"/>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2">
    <w:multiLevelType w:val="hybridMultilevel"/>
    <w:numStyleLink w:val="Imported Style 48"/>
  </w:abstractNum>
  <w:abstractNum w:abstractNumId="93">
    <w:multiLevelType w:val="hybridMultilevel"/>
    <w:styleLink w:val="Imported Style 48"/>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4">
    <w:multiLevelType w:val="hybridMultilevel"/>
    <w:numStyleLink w:val="Imported Style 49"/>
  </w:abstractNum>
  <w:abstractNum w:abstractNumId="95">
    <w:multiLevelType w:val="hybridMultilevel"/>
    <w:styleLink w:val="Imported Style 49"/>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6">
    <w:multiLevelType w:val="hybridMultilevel"/>
    <w:numStyleLink w:val="Imported Style 50"/>
  </w:abstractNum>
  <w:abstractNum w:abstractNumId="97">
    <w:multiLevelType w:val="hybridMultilevel"/>
    <w:styleLink w:val="Imported Style 50"/>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8">
    <w:multiLevelType w:val="hybridMultilevel"/>
    <w:numStyleLink w:val="Imported Style 51"/>
  </w:abstractNum>
  <w:abstractNum w:abstractNumId="99">
    <w:multiLevelType w:val="hybridMultilevel"/>
    <w:styleLink w:val="Imported Style 51"/>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0">
    <w:multiLevelType w:val="hybridMultilevel"/>
    <w:numStyleLink w:val="Imported Style 52"/>
  </w:abstractNum>
  <w:abstractNum w:abstractNumId="101">
    <w:multiLevelType w:val="hybridMultilevel"/>
    <w:styleLink w:val="Imported Style 52"/>
    <w:lvl w:ilvl="0">
      <w:start w:val="1"/>
      <w:numFmt w:val="decimal"/>
      <w:suff w:val="tab"/>
      <w:lvlText w:val="%1."/>
      <w:lvlJc w:val="left"/>
      <w:pPr>
        <w:tabs>
          <w:tab w:val="num" w:pos="709"/>
        </w:tabs>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02">
    <w:multiLevelType w:val="hybridMultilevel"/>
    <w:numStyleLink w:val="Imported Style 53"/>
  </w:abstractNum>
  <w:abstractNum w:abstractNumId="103">
    <w:multiLevelType w:val="hybridMultilevel"/>
    <w:styleLink w:val="Imported Style 53"/>
    <w:lvl w:ilvl="0">
      <w:start w:val="1"/>
      <w:numFmt w:val="decimal"/>
      <w:suff w:val="tab"/>
      <w:lvlText w:val="%1."/>
      <w:lvlJc w:val="left"/>
      <w:pPr>
        <w:tabs>
          <w:tab w:val="num" w:pos="709"/>
        </w:tabs>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04">
    <w:multiLevelType w:val="hybridMultilevel"/>
    <w:numStyleLink w:val="Imported Style 54"/>
  </w:abstractNum>
  <w:abstractNum w:abstractNumId="105">
    <w:multiLevelType w:val="hybridMultilevel"/>
    <w:styleLink w:val="Imported Style 54"/>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6">
    <w:multiLevelType w:val="hybridMultilevel"/>
    <w:numStyleLink w:val="Imported Style 55"/>
  </w:abstractNum>
  <w:abstractNum w:abstractNumId="107">
    <w:multiLevelType w:val="hybridMultilevel"/>
    <w:styleLink w:val="Imported Style 55"/>
    <w:lvl w:ilvl="0">
      <w:start w:val="1"/>
      <w:numFmt w:val="bullet"/>
      <w:suff w:val="tab"/>
      <w:lvlText w:val="▪"/>
      <w:lvlJc w:val="left"/>
      <w:pPr>
        <w:tabs>
          <w:tab w:val="num" w:pos="741"/>
        </w:tabs>
        <w:ind w:left="752" w:hanging="39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73"/>
        </w:tabs>
        <w:ind w:left="148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tabs>
          <w:tab w:val="left" w:pos="709"/>
          <w:tab w:val="num" w:pos="2193"/>
        </w:tabs>
        <w:ind w:left="220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tabs>
          <w:tab w:val="left" w:pos="709"/>
          <w:tab w:val="num" w:pos="2913"/>
        </w:tabs>
        <w:ind w:left="29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o"/>
      <w:lvlJc w:val="left"/>
      <w:pPr>
        <w:tabs>
          <w:tab w:val="left" w:pos="709"/>
          <w:tab w:val="num" w:pos="3633"/>
        </w:tabs>
        <w:ind w:left="364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tabs>
          <w:tab w:val="left" w:pos="709"/>
          <w:tab w:val="num" w:pos="4353"/>
        </w:tabs>
        <w:ind w:left="436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tabs>
          <w:tab w:val="left" w:pos="709"/>
          <w:tab w:val="num" w:pos="5073"/>
        </w:tabs>
        <w:ind w:left="508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o"/>
      <w:lvlJc w:val="left"/>
      <w:pPr>
        <w:tabs>
          <w:tab w:val="left" w:pos="709"/>
          <w:tab w:val="num" w:pos="5793"/>
        </w:tabs>
        <w:ind w:left="580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tabs>
          <w:tab w:val="left" w:pos="709"/>
          <w:tab w:val="num" w:pos="6513"/>
        </w:tabs>
        <w:ind w:left="65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108">
    <w:multiLevelType w:val="hybridMultilevel"/>
    <w:numStyleLink w:val="Imported Style 56"/>
  </w:abstractNum>
  <w:abstractNum w:abstractNumId="109">
    <w:multiLevelType w:val="hybridMultilevel"/>
    <w:styleLink w:val="Imported Style 56"/>
    <w:lvl w:ilvl="0">
      <w:start w:val="1"/>
      <w:numFmt w:val="bullet"/>
      <w:suff w:val="tab"/>
      <w:lvlText w:val="·"/>
      <w:lvlPicBulletId w:val="0"/>
      <w:lvlJc w:val="left"/>
      <w:pPr>
        <w:tabs>
          <w:tab w:val="left" w:pos="709"/>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s>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0">
    <w:multiLevelType w:val="hybridMultilevel"/>
    <w:numStyleLink w:val="Imported Style 57"/>
  </w:abstractNum>
  <w:abstractNum w:abstractNumId="111">
    <w:multiLevelType w:val="hybridMultilevel"/>
    <w:styleLink w:val="Imported Style 57"/>
    <w:lvl w:ilvl="0">
      <w:start w:val="1"/>
      <w:numFmt w:val="bullet"/>
      <w:suff w:val="tab"/>
      <w:lvlText w:val="·"/>
      <w:lvlPicBulletId w:val="0"/>
      <w:lvlJc w:val="left"/>
      <w:pPr>
        <w:tabs>
          <w:tab w:val="left" w:pos="709"/>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s>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2">
    <w:multiLevelType w:val="hybridMultilevel"/>
    <w:numStyleLink w:val="Imported Style 58"/>
  </w:abstractNum>
  <w:abstractNum w:abstractNumId="113">
    <w:multiLevelType w:val="hybridMultilevel"/>
    <w:styleLink w:val="Imported Style 58"/>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4">
    <w:multiLevelType w:val="hybridMultilevel"/>
    <w:numStyleLink w:val="Imported Style 59"/>
  </w:abstractNum>
  <w:abstractNum w:abstractNumId="115">
    <w:multiLevelType w:val="hybridMultilevel"/>
    <w:styleLink w:val="Imported Style 59"/>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6">
    <w:multiLevelType w:val="hybridMultilevel"/>
    <w:numStyleLink w:val="Imported Style 60"/>
  </w:abstractNum>
  <w:abstractNum w:abstractNumId="117">
    <w:multiLevelType w:val="hybridMultilevel"/>
    <w:styleLink w:val="Imported Style 60"/>
    <w:lvl w:ilvl="0">
      <w:start w:val="1"/>
      <w:numFmt w:val="bullet"/>
      <w:suff w:val="tab"/>
      <w:lvlText w:val="·"/>
      <w:lvlPicBulletId w:val="0"/>
      <w:lvlJc w:val="left"/>
      <w:pPr>
        <w:tabs>
          <w:tab w:val="left" w:pos="709"/>
        </w:tabs>
        <w:ind w:left="147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start w:val="1"/>
      <w:numFmt w:val="bullet"/>
      <w:suff w:val="tab"/>
      <w:lvlText w:val="o"/>
      <w:lvlJc w:val="left"/>
      <w:pPr>
        <w:tabs>
          <w:tab w:val="left" w:pos="709"/>
        </w:tabs>
        <w:ind w:left="219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start w:val="1"/>
      <w:numFmt w:val="bullet"/>
      <w:suff w:val="tab"/>
      <w:lvlText w:val="▪"/>
      <w:lvlJc w:val="left"/>
      <w:pPr>
        <w:tabs>
          <w:tab w:val="left" w:pos="709"/>
        </w:tabs>
        <w:ind w:left="291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start w:val="1"/>
      <w:numFmt w:val="bullet"/>
      <w:suff w:val="tab"/>
      <w:lvlText w:val="·"/>
      <w:lvlJc w:val="left"/>
      <w:pPr>
        <w:tabs>
          <w:tab w:val="left" w:pos="709"/>
        </w:tabs>
        <w:ind w:left="363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start w:val="1"/>
      <w:numFmt w:val="bullet"/>
      <w:suff w:val="tab"/>
      <w:lvlText w:val="o"/>
      <w:lvlJc w:val="left"/>
      <w:pPr>
        <w:tabs>
          <w:tab w:val="left" w:pos="709"/>
        </w:tabs>
        <w:ind w:left="435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start w:val="1"/>
      <w:numFmt w:val="bullet"/>
      <w:suff w:val="tab"/>
      <w:lvlText w:val="▪"/>
      <w:lvlJc w:val="left"/>
      <w:pPr>
        <w:tabs>
          <w:tab w:val="left" w:pos="709"/>
        </w:tabs>
        <w:ind w:left="507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start w:val="1"/>
      <w:numFmt w:val="bullet"/>
      <w:suff w:val="tab"/>
      <w:lvlText w:val="·"/>
      <w:lvlJc w:val="left"/>
      <w:pPr>
        <w:tabs>
          <w:tab w:val="left" w:pos="709"/>
        </w:tabs>
        <w:ind w:left="57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start w:val="1"/>
      <w:numFmt w:val="bullet"/>
      <w:suff w:val="tab"/>
      <w:lvlText w:val="o"/>
      <w:lvlJc w:val="left"/>
      <w:pPr>
        <w:tabs>
          <w:tab w:val="left" w:pos="709"/>
        </w:tabs>
        <w:ind w:left="651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start w:val="1"/>
      <w:numFmt w:val="bullet"/>
      <w:suff w:val="tab"/>
      <w:lvlText w:val="▪"/>
      <w:lvlJc w:val="left"/>
      <w:pPr>
        <w:tabs>
          <w:tab w:val="left" w:pos="709"/>
        </w:tabs>
        <w:ind w:left="723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118">
    <w:multiLevelType w:val="hybridMultilevel"/>
    <w:numStyleLink w:val="Imported Style 61"/>
  </w:abstractNum>
  <w:abstractNum w:abstractNumId="119">
    <w:multiLevelType w:val="hybridMultilevel"/>
    <w:styleLink w:val="Imported Style 61"/>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0">
    <w:multiLevelType w:val="hybridMultilevel"/>
    <w:numStyleLink w:val="Imported Style 62"/>
  </w:abstractNum>
  <w:abstractNum w:abstractNumId="121">
    <w:multiLevelType w:val="hybridMultilevel"/>
    <w:styleLink w:val="Imported Style 62"/>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2">
    <w:multiLevelType w:val="hybridMultilevel"/>
    <w:numStyleLink w:val="Imported Style 63"/>
  </w:abstractNum>
  <w:abstractNum w:abstractNumId="123">
    <w:multiLevelType w:val="hybridMultilevel"/>
    <w:styleLink w:val="Imported Style 63"/>
    <w:lvl w:ilvl="0">
      <w:start w:val="1"/>
      <w:numFmt w:val="bullet"/>
      <w:suff w:val="tab"/>
      <w:lvlText w:val="·"/>
      <w:lvlPicBulletId w:val="0"/>
      <w:lvlJc w:val="left"/>
      <w:pPr>
        <w:tabs>
          <w:tab w:val="left" w:pos="709"/>
        </w:tabs>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s>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s>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s>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s>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s>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s>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s>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s>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4">
    <w:multiLevelType w:val="hybridMultilevel"/>
    <w:numStyleLink w:val="Imported Style 64"/>
  </w:abstractNum>
  <w:abstractNum w:abstractNumId="125">
    <w:multiLevelType w:val="hybridMultilevel"/>
    <w:styleLink w:val="Imported Style 64"/>
    <w:lvl w:ilvl="0">
      <w:start w:val="1"/>
      <w:numFmt w:val="bullet"/>
      <w:suff w:val="tab"/>
      <w:lvlText w:val="·"/>
      <w:lvlPicBulletId w:val="0"/>
      <w:lvlJc w:val="left"/>
      <w:pPr>
        <w:tabs>
          <w:tab w:val="left" w:pos="709"/>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s>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6">
    <w:multiLevelType w:val="hybridMultilevel"/>
    <w:numStyleLink w:val="Imported Style 65"/>
  </w:abstractNum>
  <w:abstractNum w:abstractNumId="127">
    <w:multiLevelType w:val="hybridMultilevel"/>
    <w:styleLink w:val="Imported Style 65"/>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8">
    <w:multiLevelType w:val="hybridMultilevel"/>
    <w:numStyleLink w:val="Imported Style 66"/>
  </w:abstractNum>
  <w:abstractNum w:abstractNumId="129">
    <w:multiLevelType w:val="hybridMultilevel"/>
    <w:styleLink w:val="Imported Style 66"/>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0">
    <w:multiLevelType w:val="hybridMultilevel"/>
    <w:numStyleLink w:val="Imported Style 67"/>
  </w:abstractNum>
  <w:abstractNum w:abstractNumId="131">
    <w:multiLevelType w:val="hybridMultilevel"/>
    <w:styleLink w:val="Imported Style 67"/>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2">
    <w:multiLevelType w:val="hybridMultilevel"/>
    <w:numStyleLink w:val="Imported Style 68"/>
  </w:abstractNum>
  <w:abstractNum w:abstractNumId="133">
    <w:multiLevelType w:val="hybridMultilevel"/>
    <w:styleLink w:val="Imported Style 68"/>
    <w:lvl w:ilvl="0">
      <w:start w:val="1"/>
      <w:numFmt w:val="decimal"/>
      <w:suff w:val="tab"/>
      <w:lvlText w:val="%1."/>
      <w:lvlJc w:val="left"/>
      <w:pPr>
        <w:tabs>
          <w:tab w:val="num" w:pos="709"/>
        </w:tabs>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34">
    <w:multiLevelType w:val="hybridMultilevel"/>
    <w:numStyleLink w:val="Imported Style 69"/>
  </w:abstractNum>
  <w:abstractNum w:abstractNumId="135">
    <w:multiLevelType w:val="hybridMultilevel"/>
    <w:styleLink w:val="Imported Style 69"/>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6">
    <w:multiLevelType w:val="hybridMultilevel"/>
    <w:numStyleLink w:val="Imported Style 70"/>
  </w:abstractNum>
  <w:abstractNum w:abstractNumId="137">
    <w:multiLevelType w:val="hybridMultilevel"/>
    <w:styleLink w:val="Imported Style 70"/>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8">
    <w:multiLevelType w:val="hybridMultilevel"/>
    <w:numStyleLink w:val="Imported Style 71"/>
  </w:abstractNum>
  <w:abstractNum w:abstractNumId="139">
    <w:multiLevelType w:val="hybridMultilevel"/>
    <w:styleLink w:val="Imported Style 71"/>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num" w:pos="1440"/>
        </w:tabs>
        <w:ind w:left="1451" w:hanging="37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num" w:pos="2160"/>
        </w:tabs>
        <w:ind w:left="2171" w:hanging="30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num" w:pos="2880"/>
        </w:tabs>
        <w:ind w:left="2891" w:hanging="37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num" w:pos="3600"/>
        </w:tabs>
        <w:ind w:left="3611" w:hanging="37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num" w:pos="4320"/>
        </w:tabs>
        <w:ind w:left="4331" w:hanging="30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num" w:pos="5040"/>
        </w:tabs>
        <w:ind w:left="5051" w:hanging="37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num" w:pos="5760"/>
        </w:tabs>
        <w:ind w:left="5771" w:hanging="37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num" w:pos="6480"/>
        </w:tabs>
        <w:ind w:left="6491"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0">
    <w:multiLevelType w:val="hybridMultilevel"/>
    <w:numStyleLink w:val="Imported Style 72"/>
  </w:abstractNum>
  <w:abstractNum w:abstractNumId="141">
    <w:multiLevelType w:val="hybridMultilevel"/>
    <w:styleLink w:val="Imported Style 72"/>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29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29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292"/>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4"/>
    <w:lvlOverride w:ilvl="0">
      <w:lvl w:ilvl="0">
        <w:start w:val="1"/>
        <w:numFmt w:val="bullet"/>
        <w:suff w:val="tab"/>
        <w:lvlText w:val="▪"/>
        <w:lvlJc w:val="left"/>
        <w:pPr>
          <w:tabs>
            <w:tab w:val="left" w:pos="709"/>
          </w:tabs>
          <w:ind w:left="1397" w:hanging="3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09"/>
          </w:tabs>
          <w:ind w:left="2127" w:hanging="327"/>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09"/>
          </w:tabs>
          <w:ind w:left="284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09"/>
          </w:tabs>
          <w:ind w:left="356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709"/>
          </w:tabs>
          <w:ind w:left="4287" w:hanging="327"/>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09"/>
          </w:tabs>
          <w:ind w:left="500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09"/>
          </w:tabs>
          <w:ind w:left="572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709"/>
          </w:tabs>
          <w:ind w:left="6447" w:hanging="327"/>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09"/>
          </w:tabs>
          <w:ind w:left="716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abstractNumId w:val="27"/>
  </w:num>
  <w:num w:numId="29">
    <w:abstractNumId w:val="26"/>
  </w:num>
  <w:num w:numId="30">
    <w:abstractNumId w:val="29"/>
  </w:num>
  <w:num w:numId="31">
    <w:abstractNumId w:val="28"/>
  </w:num>
  <w:num w:numId="32">
    <w:abstractNumId w:val="31"/>
  </w:num>
  <w:num w:numId="33">
    <w:abstractNumId w:val="30"/>
  </w:num>
  <w:num w:numId="34">
    <w:abstractNumId w:val="30"/>
    <w:lvlOverride w:ilvl="0">
      <w:lvl w:ilvl="0">
        <w:start w:val="1"/>
        <w:numFmt w:val="bullet"/>
        <w:suff w:val="tab"/>
        <w:lvlText w:val="▪"/>
        <w:lvlJc w:val="left"/>
        <w:pPr>
          <w:tabs>
            <w:tab w:val="left" w:pos="709"/>
          </w:tabs>
          <w:ind w:left="1397" w:hanging="31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09"/>
          </w:tabs>
          <w:ind w:left="2127" w:hanging="327"/>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09"/>
          </w:tabs>
          <w:ind w:left="284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09"/>
          </w:tabs>
          <w:ind w:left="356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709"/>
          </w:tabs>
          <w:ind w:left="4287" w:hanging="327"/>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09"/>
          </w:tabs>
          <w:ind w:left="500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09"/>
          </w:tabs>
          <w:ind w:left="572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709"/>
          </w:tabs>
          <w:ind w:left="6447" w:hanging="327"/>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09"/>
          </w:tabs>
          <w:ind w:left="7167" w:hanging="32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5">
    <w:abstractNumId w:val="30"/>
    <w:lvlOverride w:ilvl="0">
      <w:lvl w:ilvl="0">
        <w:start w:val="1"/>
        <w:numFmt w:val="bullet"/>
        <w:suff w:val="tab"/>
        <w:lvlText w:val="▪"/>
        <w:lvlJc w:val="left"/>
        <w:pPr>
          <w:tabs>
            <w:tab w:val="num" w:pos="741"/>
          </w:tabs>
          <w:ind w:left="752" w:hanging="39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09"/>
            <w:tab w:val="num" w:pos="1473"/>
          </w:tabs>
          <w:ind w:left="148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tabs>
            <w:tab w:val="left" w:pos="709"/>
            <w:tab w:val="num" w:pos="2193"/>
          </w:tabs>
          <w:ind w:left="220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709"/>
            <w:tab w:val="num" w:pos="2913"/>
          </w:tabs>
          <w:ind w:left="29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o"/>
        <w:lvlJc w:val="left"/>
        <w:pPr>
          <w:tabs>
            <w:tab w:val="left" w:pos="709"/>
            <w:tab w:val="num" w:pos="3633"/>
          </w:tabs>
          <w:ind w:left="364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709"/>
            <w:tab w:val="num" w:pos="4353"/>
          </w:tabs>
          <w:ind w:left="436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709"/>
            <w:tab w:val="num" w:pos="5073"/>
          </w:tabs>
          <w:ind w:left="508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o"/>
        <w:lvlJc w:val="left"/>
        <w:pPr>
          <w:tabs>
            <w:tab w:val="left" w:pos="709"/>
            <w:tab w:val="num" w:pos="5793"/>
          </w:tabs>
          <w:ind w:left="580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709"/>
            <w:tab w:val="num" w:pos="6513"/>
          </w:tabs>
          <w:ind w:left="65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36">
    <w:abstractNumId w:val="33"/>
  </w:num>
  <w:num w:numId="37">
    <w:abstractNumId w:val="32"/>
  </w:num>
  <w:num w:numId="38">
    <w:abstractNumId w:val="35"/>
  </w:num>
  <w:num w:numId="39">
    <w:abstractNumId w:val="34"/>
  </w:num>
  <w:num w:numId="40">
    <w:abstractNumId w:val="37"/>
  </w:num>
  <w:num w:numId="41">
    <w:abstractNumId w:val="36"/>
  </w:num>
  <w:num w:numId="42">
    <w:abstractNumId w:val="39"/>
  </w:num>
  <w:num w:numId="43">
    <w:abstractNumId w:val="38"/>
  </w:num>
  <w:num w:numId="44">
    <w:abstractNumId w:val="41"/>
  </w:num>
  <w:num w:numId="45">
    <w:abstractNumId w:val="40"/>
  </w:num>
  <w:num w:numId="46">
    <w:abstractNumId w:val="40"/>
    <w:lvlOverride w:ilvl="0">
      <w:lvl w:ilvl="0">
        <w:start w:val="1"/>
        <w:numFmt w:val="bullet"/>
        <w:suff w:val="tab"/>
        <w:lvlText w:val="▪"/>
        <w:lvlJc w:val="left"/>
        <w:pPr>
          <w:tabs>
            <w:tab w:val="num" w:pos="741"/>
          </w:tabs>
          <w:ind w:left="752" w:hanging="39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09"/>
            <w:tab w:val="num" w:pos="1473"/>
          </w:tabs>
          <w:ind w:left="148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tabs>
            <w:tab w:val="left" w:pos="709"/>
            <w:tab w:val="num" w:pos="2193"/>
          </w:tabs>
          <w:ind w:left="220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709"/>
            <w:tab w:val="num" w:pos="2913"/>
          </w:tabs>
          <w:ind w:left="29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o"/>
        <w:lvlJc w:val="left"/>
        <w:pPr>
          <w:tabs>
            <w:tab w:val="left" w:pos="709"/>
            <w:tab w:val="num" w:pos="3633"/>
          </w:tabs>
          <w:ind w:left="364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709"/>
            <w:tab w:val="num" w:pos="4353"/>
          </w:tabs>
          <w:ind w:left="436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709"/>
            <w:tab w:val="num" w:pos="5073"/>
          </w:tabs>
          <w:ind w:left="508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o"/>
        <w:lvlJc w:val="left"/>
        <w:pPr>
          <w:tabs>
            <w:tab w:val="left" w:pos="709"/>
            <w:tab w:val="num" w:pos="5793"/>
          </w:tabs>
          <w:ind w:left="580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709"/>
            <w:tab w:val="num" w:pos="6513"/>
          </w:tabs>
          <w:ind w:left="65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47">
    <w:abstractNumId w:val="43"/>
  </w:num>
  <w:num w:numId="48">
    <w:abstractNumId w:val="42"/>
  </w:num>
  <w:num w:numId="49">
    <w:abstractNumId w:val="42"/>
    <w:lvlOverride w:ilvl="0">
      <w:startOverride w:val="3"/>
    </w:lvlOverride>
  </w:num>
  <w:num w:numId="50">
    <w:abstractNumId w:val="42"/>
    <w:lvlOverride w:ilvl="0">
      <w:lvl w:ilvl="0">
        <w:start w:val="1"/>
        <w:numFmt w:val="decimal"/>
        <w:suff w:val="tab"/>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709"/>
            <w:tab w:val="num" w:pos="1069"/>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709"/>
            <w:tab w:val="num" w:pos="1789"/>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709"/>
            <w:tab w:val="num" w:pos="2509"/>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709"/>
            <w:tab w:val="num" w:pos="3229"/>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709"/>
            <w:tab w:val="num" w:pos="3949"/>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709"/>
            <w:tab w:val="num" w:pos="4669"/>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709"/>
            <w:tab w:val="num" w:pos="5389"/>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709"/>
            <w:tab w:val="num" w:pos="6109"/>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1">
    <w:abstractNumId w:val="45"/>
  </w:num>
  <w:num w:numId="52">
    <w:abstractNumId w:val="44"/>
  </w:num>
  <w:num w:numId="53">
    <w:abstractNumId w:val="47"/>
  </w:num>
  <w:num w:numId="54">
    <w:abstractNumId w:val="46"/>
  </w:num>
  <w:num w:numId="55">
    <w:abstractNumId w:val="49"/>
  </w:num>
  <w:num w:numId="56">
    <w:abstractNumId w:val="48"/>
  </w:num>
  <w:num w:numId="57">
    <w:abstractNumId w:val="46"/>
    <w:lvlOverride w:ilvl="0">
      <w:lvl w:ilvl="0">
        <w:start w:val="1"/>
        <w:numFmt w:val="bullet"/>
        <w:suff w:val="tab"/>
        <w:lvlText w:val="▪"/>
        <w:lvlJc w:val="left"/>
        <w:pPr>
          <w:tabs>
            <w:tab w:val="num" w:pos="709"/>
            <w:tab w:val="left" w:pos="860"/>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09"/>
            <w:tab w:val="left" w:pos="860"/>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09"/>
            <w:tab w:val="left" w:pos="860"/>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09"/>
            <w:tab w:val="left" w:pos="860"/>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709"/>
            <w:tab w:val="left" w:pos="860"/>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09"/>
            <w:tab w:val="left" w:pos="860"/>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09"/>
            <w:tab w:val="left" w:pos="860"/>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709"/>
            <w:tab w:val="left" w:pos="860"/>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09"/>
            <w:tab w:val="left" w:pos="860"/>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8">
    <w:abstractNumId w:val="51"/>
  </w:num>
  <w:num w:numId="59">
    <w:abstractNumId w:val="50"/>
  </w:num>
  <w:num w:numId="60">
    <w:abstractNumId w:val="46"/>
    <w:lvlOverride w:ilvl="0">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1">
    <w:abstractNumId w:val="53"/>
  </w:num>
  <w:num w:numId="62">
    <w:abstractNumId w:val="52"/>
  </w:num>
  <w:num w:numId="63">
    <w:abstractNumId w:val="55"/>
  </w:num>
  <w:num w:numId="64">
    <w:abstractNumId w:val="54"/>
  </w:num>
  <w:num w:numId="65">
    <w:abstractNumId w:val="57"/>
  </w:num>
  <w:num w:numId="66">
    <w:abstractNumId w:val="56"/>
  </w:num>
  <w:num w:numId="67">
    <w:abstractNumId w:val="59"/>
  </w:num>
  <w:num w:numId="68">
    <w:abstractNumId w:val="58"/>
  </w:num>
  <w:num w:numId="69">
    <w:abstractNumId w:val="56"/>
    <w:lvlOverride w:ilvl="0">
      <w:lvl w:ilvl="0">
        <w:start w:val="1"/>
        <w:numFmt w:val="bullet"/>
        <w:suff w:val="tab"/>
        <w:lvlText w:val="▪"/>
        <w:lvlJc w:val="left"/>
        <w:pPr>
          <w:tabs>
            <w:tab w:val="num" w:pos="677"/>
            <w:tab w:val="left" w:pos="709"/>
          </w:tabs>
          <w:ind w:left="688" w:hanging="32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09"/>
            <w:tab w:val="num" w:pos="1407"/>
          </w:tabs>
          <w:ind w:left="1418" w:hanging="338"/>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tabs>
            <w:tab w:val="left" w:pos="709"/>
            <w:tab w:val="num" w:pos="2127"/>
          </w:tabs>
          <w:ind w:left="213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tabs>
            <w:tab w:val="left" w:pos="709"/>
            <w:tab w:val="num" w:pos="2847"/>
          </w:tabs>
          <w:ind w:left="285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o"/>
        <w:lvlJc w:val="left"/>
        <w:pPr>
          <w:tabs>
            <w:tab w:val="left" w:pos="709"/>
            <w:tab w:val="num" w:pos="3567"/>
          </w:tabs>
          <w:ind w:left="3578" w:hanging="338"/>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tabs>
            <w:tab w:val="left" w:pos="709"/>
            <w:tab w:val="num" w:pos="4287"/>
          </w:tabs>
          <w:ind w:left="429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tabs>
            <w:tab w:val="left" w:pos="709"/>
            <w:tab w:val="num" w:pos="5007"/>
          </w:tabs>
          <w:ind w:left="501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o"/>
        <w:lvlJc w:val="left"/>
        <w:pPr>
          <w:tabs>
            <w:tab w:val="left" w:pos="709"/>
            <w:tab w:val="num" w:pos="5727"/>
          </w:tabs>
          <w:ind w:left="5738" w:hanging="338"/>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tabs>
            <w:tab w:val="left" w:pos="709"/>
            <w:tab w:val="num" w:pos="6447"/>
          </w:tabs>
          <w:ind w:left="6458" w:hanging="33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70">
    <w:abstractNumId w:val="61"/>
  </w:num>
  <w:num w:numId="71">
    <w:abstractNumId w:val="60"/>
  </w:num>
  <w:num w:numId="72">
    <w:abstractNumId w:val="60"/>
    <w:lvlOverride w:ilvl="0">
      <w:lvl w:ilvl="0">
        <w:start w:val="1"/>
        <w:numFmt w:val="bullet"/>
        <w:suff w:val="tab"/>
        <w:lvlText w:val="▪"/>
        <w:lvlJc w:val="left"/>
        <w:pPr>
          <w:tabs>
            <w:tab w:val="num" w:pos="709"/>
          </w:tabs>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09"/>
            <w:tab w:val="num" w:pos="1440"/>
          </w:tabs>
          <w:ind w:left="145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09"/>
            <w:tab w:val="num" w:pos="2880"/>
          </w:tabs>
          <w:ind w:left="28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709"/>
            <w:tab w:val="num" w:pos="3600"/>
          </w:tabs>
          <w:ind w:left="361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09"/>
            <w:tab w:val="num" w:pos="5040"/>
          </w:tabs>
          <w:ind w:left="50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709"/>
            <w:tab w:val="num" w:pos="5760"/>
          </w:tabs>
          <w:ind w:left="5771" w:hanging="371"/>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3">
    <w:abstractNumId w:val="63"/>
  </w:num>
  <w:num w:numId="74">
    <w:abstractNumId w:val="62"/>
  </w:num>
  <w:num w:numId="75">
    <w:abstractNumId w:val="65"/>
  </w:num>
  <w:num w:numId="76">
    <w:abstractNumId w:val="64"/>
  </w:num>
  <w:num w:numId="77">
    <w:abstractNumId w:val="67"/>
  </w:num>
  <w:num w:numId="78">
    <w:abstractNumId w:val="66"/>
  </w:num>
  <w:num w:numId="79">
    <w:abstractNumId w:val="69"/>
  </w:num>
  <w:num w:numId="80">
    <w:abstractNumId w:val="68"/>
  </w:num>
  <w:num w:numId="81">
    <w:abstractNumId w:val="71"/>
  </w:num>
  <w:num w:numId="82">
    <w:abstractNumId w:val="70"/>
  </w:num>
  <w:num w:numId="83">
    <w:abstractNumId w:val="73"/>
  </w:num>
  <w:num w:numId="84">
    <w:abstractNumId w:val="72"/>
  </w:num>
  <w:num w:numId="85">
    <w:abstractNumId w:val="75"/>
  </w:num>
  <w:num w:numId="86">
    <w:abstractNumId w:val="74"/>
  </w:num>
  <w:num w:numId="87">
    <w:abstractNumId w:val="77"/>
  </w:num>
  <w:num w:numId="88">
    <w:abstractNumId w:val="76"/>
  </w:num>
  <w:num w:numId="89">
    <w:abstractNumId w:val="79"/>
  </w:num>
  <w:num w:numId="90">
    <w:abstractNumId w:val="78"/>
  </w:num>
  <w:num w:numId="91">
    <w:abstractNumId w:val="81"/>
  </w:num>
  <w:num w:numId="92">
    <w:abstractNumId w:val="80"/>
  </w:num>
  <w:num w:numId="93">
    <w:abstractNumId w:val="83"/>
  </w:num>
  <w:num w:numId="94">
    <w:abstractNumId w:val="82"/>
  </w:num>
  <w:num w:numId="95">
    <w:abstractNumId w:val="85"/>
  </w:num>
  <w:num w:numId="96">
    <w:abstractNumId w:val="84"/>
  </w:num>
  <w:num w:numId="97">
    <w:abstractNumId w:val="87"/>
  </w:num>
  <w:num w:numId="98">
    <w:abstractNumId w:val="86"/>
  </w:num>
  <w:num w:numId="99">
    <w:abstractNumId w:val="89"/>
  </w:num>
  <w:num w:numId="100">
    <w:abstractNumId w:val="88"/>
  </w:num>
  <w:num w:numId="101">
    <w:abstractNumId w:val="91"/>
  </w:num>
  <w:num w:numId="102">
    <w:abstractNumId w:val="90"/>
  </w:num>
  <w:num w:numId="103">
    <w:abstractNumId w:val="62"/>
    <w:lvlOverride w:ilvl="0">
      <w:lvl w:ilvl="0">
        <w:start w:val="1"/>
        <w:numFmt w:val="bullet"/>
        <w:suff w:val="tab"/>
        <w:lvlText w:val="▪"/>
        <w:lvlJc w:val="left"/>
        <w:pPr>
          <w:tabs>
            <w:tab w:val="num" w:pos="741"/>
          </w:tabs>
          <w:ind w:left="752" w:hanging="39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09"/>
            <w:tab w:val="num" w:pos="1473"/>
          </w:tabs>
          <w:ind w:left="148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tabs>
            <w:tab w:val="left" w:pos="709"/>
            <w:tab w:val="num" w:pos="2193"/>
          </w:tabs>
          <w:ind w:left="220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709"/>
            <w:tab w:val="num" w:pos="2913"/>
          </w:tabs>
          <w:ind w:left="29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o"/>
        <w:lvlJc w:val="left"/>
        <w:pPr>
          <w:tabs>
            <w:tab w:val="left" w:pos="709"/>
            <w:tab w:val="num" w:pos="3633"/>
          </w:tabs>
          <w:ind w:left="364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709"/>
            <w:tab w:val="num" w:pos="4353"/>
          </w:tabs>
          <w:ind w:left="436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709"/>
            <w:tab w:val="num" w:pos="5073"/>
          </w:tabs>
          <w:ind w:left="508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o"/>
        <w:lvlJc w:val="left"/>
        <w:pPr>
          <w:tabs>
            <w:tab w:val="left" w:pos="709"/>
            <w:tab w:val="num" w:pos="5793"/>
          </w:tabs>
          <w:ind w:left="580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709"/>
            <w:tab w:val="num" w:pos="6513"/>
          </w:tabs>
          <w:ind w:left="65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104">
    <w:abstractNumId w:val="93"/>
  </w:num>
  <w:num w:numId="105">
    <w:abstractNumId w:val="92"/>
  </w:num>
  <w:num w:numId="106">
    <w:abstractNumId w:val="92"/>
    <w:lvlOverride w:ilvl="0">
      <w:lvl w:ilvl="0">
        <w:start w:val="1"/>
        <w:numFmt w:val="decimal"/>
        <w:suff w:val="tab"/>
        <w:lvlText w:val="%1."/>
        <w:lvlJc w:val="left"/>
        <w:pPr>
          <w:ind w:left="868" w:hanging="5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604" w:hanging="5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293" w:hanging="4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3044" w:hanging="5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764" w:hanging="5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453" w:hanging="4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204" w:hanging="5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924" w:hanging="52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613" w:hanging="42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7">
    <w:abstractNumId w:val="95"/>
  </w:num>
  <w:num w:numId="108">
    <w:abstractNumId w:val="94"/>
  </w:num>
  <w:num w:numId="109">
    <w:abstractNumId w:val="97"/>
  </w:num>
  <w:num w:numId="110">
    <w:abstractNumId w:val="96"/>
  </w:num>
  <w:num w:numId="111">
    <w:abstractNumId w:val="99"/>
  </w:num>
  <w:num w:numId="112">
    <w:abstractNumId w:val="98"/>
  </w:num>
  <w:num w:numId="113">
    <w:abstractNumId w:val="101"/>
  </w:num>
  <w:num w:numId="114">
    <w:abstractNumId w:val="100"/>
  </w:num>
  <w:num w:numId="115">
    <w:abstractNumId w:val="103"/>
  </w:num>
  <w:num w:numId="116">
    <w:abstractNumId w:val="102"/>
  </w:num>
  <w:num w:numId="117">
    <w:abstractNumId w:val="105"/>
  </w:num>
  <w:num w:numId="118">
    <w:abstractNumId w:val="104"/>
  </w:num>
  <w:num w:numId="119">
    <w:abstractNumId w:val="107"/>
  </w:num>
  <w:num w:numId="120">
    <w:abstractNumId w:val="106"/>
  </w:num>
  <w:num w:numId="121">
    <w:abstractNumId w:val="109"/>
  </w:num>
  <w:num w:numId="122">
    <w:abstractNumId w:val="108"/>
  </w:num>
  <w:num w:numId="123">
    <w:abstractNumId w:val="111"/>
  </w:num>
  <w:num w:numId="124">
    <w:abstractNumId w:val="110"/>
  </w:num>
  <w:num w:numId="125">
    <w:abstractNumId w:val="113"/>
  </w:num>
  <w:num w:numId="126">
    <w:abstractNumId w:val="112"/>
  </w:num>
  <w:num w:numId="127">
    <w:abstractNumId w:val="110"/>
    <w:lvlOverride w:ilvl="0">
      <w:lvl w:ilvl="0">
        <w:start w:val="1"/>
        <w:numFmt w:val="bullet"/>
        <w:suff w:val="tab"/>
        <w:lvlText w:val="·"/>
        <w:lvlPicBulletId w:val="0"/>
        <w:lvlJc w:val="left"/>
        <w:pPr>
          <w:tabs>
            <w:tab w:val="left" w:pos="709"/>
          </w:tabs>
          <w:ind w:left="147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bullet"/>
        <w:suff w:val="tab"/>
        <w:lvlText w:val="o"/>
        <w:lvlJc w:val="left"/>
        <w:pPr>
          <w:tabs>
            <w:tab w:val="left" w:pos="709"/>
          </w:tabs>
          <w:ind w:left="219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tabs>
            <w:tab w:val="left" w:pos="709"/>
          </w:tabs>
          <w:ind w:left="291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709"/>
          </w:tabs>
          <w:ind w:left="363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o"/>
        <w:lvlJc w:val="left"/>
        <w:pPr>
          <w:tabs>
            <w:tab w:val="left" w:pos="709"/>
          </w:tabs>
          <w:ind w:left="435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709"/>
          </w:tabs>
          <w:ind w:left="507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709"/>
          </w:tabs>
          <w:ind w:left="57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o"/>
        <w:lvlJc w:val="left"/>
        <w:pPr>
          <w:tabs>
            <w:tab w:val="left" w:pos="709"/>
          </w:tabs>
          <w:ind w:left="651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709"/>
          </w:tabs>
          <w:ind w:left="7233" w:hanging="39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128">
    <w:abstractNumId w:val="115"/>
  </w:num>
  <w:num w:numId="129">
    <w:abstractNumId w:val="114"/>
  </w:num>
  <w:num w:numId="130">
    <w:abstractNumId w:val="117"/>
  </w:num>
  <w:num w:numId="131">
    <w:abstractNumId w:val="116"/>
  </w:num>
  <w:num w:numId="132">
    <w:abstractNumId w:val="116"/>
    <w:lvlOverride w:ilvl="0">
      <w:lvl w:ilvl="0">
        <w:start w:val="1"/>
        <w:numFmt w:val="bullet"/>
        <w:suff w:val="tab"/>
        <w:lvlText w:val="·"/>
        <w:lvlPicBulletId w:val="0"/>
        <w:lvlJc w:val="left"/>
        <w:pPr>
          <w:tabs>
            <w:tab w:val="left" w:pos="709"/>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09"/>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09"/>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09"/>
          </w:tabs>
          <w:ind w:left="36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709"/>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09"/>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09"/>
          </w:tabs>
          <w:ind w:left="57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709"/>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09"/>
          </w:tabs>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3">
    <w:abstractNumId w:val="119"/>
  </w:num>
  <w:num w:numId="134">
    <w:abstractNumId w:val="118"/>
  </w:num>
  <w:num w:numId="135">
    <w:abstractNumId w:val="121"/>
  </w:num>
  <w:num w:numId="136">
    <w:abstractNumId w:val="120"/>
  </w:num>
  <w:num w:numId="137">
    <w:abstractNumId w:val="123"/>
  </w:num>
  <w:num w:numId="138">
    <w:abstractNumId w:val="122"/>
  </w:num>
  <w:num w:numId="139">
    <w:abstractNumId w:val="125"/>
  </w:num>
  <w:num w:numId="140">
    <w:abstractNumId w:val="124"/>
  </w:num>
  <w:num w:numId="141">
    <w:abstractNumId w:val="127"/>
  </w:num>
  <w:num w:numId="142">
    <w:abstractNumId w:val="126"/>
  </w:num>
  <w:num w:numId="143">
    <w:abstractNumId w:val="94"/>
    <w:lvlOverride w:ilvl="0">
      <w:startOverride w:val="3"/>
    </w:lvlOverride>
  </w:num>
  <w:num w:numId="144">
    <w:abstractNumId w:val="129"/>
  </w:num>
  <w:num w:numId="145">
    <w:abstractNumId w:val="128"/>
  </w:num>
  <w:num w:numId="146">
    <w:abstractNumId w:val="131"/>
  </w:num>
  <w:num w:numId="147">
    <w:abstractNumId w:val="130"/>
  </w:num>
  <w:num w:numId="148">
    <w:abstractNumId w:val="133"/>
  </w:num>
  <w:num w:numId="149">
    <w:abstractNumId w:val="132"/>
  </w:num>
  <w:num w:numId="150">
    <w:abstractNumId w:val="135"/>
  </w:num>
  <w:num w:numId="151">
    <w:abstractNumId w:val="134"/>
  </w:num>
  <w:num w:numId="152">
    <w:abstractNumId w:val="114"/>
    <w:lvlOverride w:ilvl="0">
      <w:lvl w:ilvl="0">
        <w:start w:val="1"/>
        <w:numFmt w:val="bullet"/>
        <w:suff w:val="tab"/>
        <w:lvlText w:val="▪"/>
        <w:lvlJc w:val="left"/>
        <w:pPr>
          <w:tabs>
            <w:tab w:val="num" w:pos="741"/>
          </w:tabs>
          <w:ind w:left="752" w:hanging="39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709"/>
            <w:tab w:val="num" w:pos="1473"/>
          </w:tabs>
          <w:ind w:left="148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tabs>
            <w:tab w:val="left" w:pos="709"/>
            <w:tab w:val="num" w:pos="2193"/>
          </w:tabs>
          <w:ind w:left="220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709"/>
            <w:tab w:val="num" w:pos="2913"/>
          </w:tabs>
          <w:ind w:left="29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o"/>
        <w:lvlJc w:val="left"/>
        <w:pPr>
          <w:tabs>
            <w:tab w:val="left" w:pos="709"/>
            <w:tab w:val="num" w:pos="3633"/>
          </w:tabs>
          <w:ind w:left="364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709"/>
            <w:tab w:val="num" w:pos="4353"/>
          </w:tabs>
          <w:ind w:left="436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709"/>
            <w:tab w:val="num" w:pos="5073"/>
          </w:tabs>
          <w:ind w:left="508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o"/>
        <w:lvlJc w:val="left"/>
        <w:pPr>
          <w:tabs>
            <w:tab w:val="left" w:pos="709"/>
            <w:tab w:val="num" w:pos="5793"/>
          </w:tabs>
          <w:ind w:left="5804" w:hanging="404"/>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709"/>
            <w:tab w:val="num" w:pos="6513"/>
          </w:tabs>
          <w:ind w:left="6524" w:hanging="40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153">
    <w:abstractNumId w:val="137"/>
  </w:num>
  <w:num w:numId="154">
    <w:abstractNumId w:val="136"/>
  </w:num>
  <w:num w:numId="155">
    <w:abstractNumId w:val="139"/>
  </w:num>
  <w:num w:numId="156">
    <w:abstractNumId w:val="138"/>
  </w:num>
  <w:num w:numId="157">
    <w:abstractNumId w:val="141"/>
  </w:num>
  <w:num w:numId="158">
    <w:abstractNumId w:val="14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0"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10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10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10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OC Heading">
    <w:name w:val="TOC Heading"/>
    <w:next w:val="Body"/>
    <w:pPr>
      <w:keepNext w:val="0"/>
      <w:keepLines w:val="0"/>
      <w:pageBreakBefore w:val="0"/>
      <w:widowControl w:val="1"/>
      <w:pBdr>
        <w:top w:val="single" w:color="4472c4" w:sz="24" w:space="0" w:shadow="0" w:frame="0"/>
        <w:left w:val="single" w:color="4472c4" w:sz="24" w:space="0" w:shadow="0" w:frame="0"/>
        <w:bottom w:val="single" w:color="4472c4" w:sz="24" w:space="0" w:shadow="0" w:frame="0"/>
        <w:right w:val="single" w:color="4472c4" w:sz="24" w:space="0" w:shadow="0" w:frame="0"/>
      </w:pBdr>
      <w:shd w:val="clear" w:color="auto" w:fill="4472c4"/>
      <w:suppressAutoHyphens w:val="0"/>
      <w:bidi w:val="0"/>
      <w:spacing w:before="100" w:after="0" w:line="276" w:lineRule="auto"/>
      <w:ind w:left="0" w:right="0" w:firstLine="0"/>
      <w:jc w:val="left"/>
      <w:outlineLvl w:val="9"/>
    </w:pPr>
    <w:rPr>
      <w:rFonts w:ascii="Calibri" w:cs="Arial Unicode MS" w:hAnsi="Calibri" w:eastAsia="Arial Unicode MS"/>
      <w:b w:val="0"/>
      <w:bCs w:val="0"/>
      <w:i w:val="0"/>
      <w:iCs w:val="0"/>
      <w:caps w:val="1"/>
      <w:strike w:val="0"/>
      <w:dstrike w:val="0"/>
      <w:outline w:val="0"/>
      <w:color w:val="ffffff"/>
      <w:spacing w:val="15"/>
      <w:kern w:val="0"/>
      <w:position w:val="0"/>
      <w:sz w:val="22"/>
      <w:szCs w:val="22"/>
      <w:u w:val="none" w:color="ffffff"/>
      <w:shd w:val="nil" w:color="auto" w:fill="auto"/>
      <w:vertAlign w:val="baseline"/>
      <w:lang w:val="en-US"/>
      <w14:textFill>
        <w14:solidFill>
          <w14:srgbClr w14:val="FFFFFF"/>
        </w14:solidFill>
      </w14:textFill>
    </w:rPr>
  </w:style>
  <w:style w:type="paragraph" w:styleId="toc 1">
    <w:name w:val="toc 1"/>
    <w:next w:val="Body"/>
    <w:pPr>
      <w:keepNext w:val="0"/>
      <w:keepLines w:val="0"/>
      <w:pageBreakBefore w:val="0"/>
      <w:widowControl w:val="1"/>
      <w:shd w:val="clear" w:color="auto" w:fill="auto"/>
      <w:tabs>
        <w:tab w:val="right" w:pos="10050" w:leader="dot"/>
      </w:tabs>
      <w:suppressAutoHyphens w:val="0"/>
      <w:bidi w:val="0"/>
      <w:spacing w:before="100" w:after="100" w:line="276" w:lineRule="auto"/>
      <w:ind w:left="0" w:right="0" w:firstLine="0"/>
      <w:jc w:val="left"/>
      <w:outlineLvl w:val="9"/>
    </w:pPr>
    <w:rPr>
      <w:rFonts w:ascii="Calibri" w:cs="Calibri" w:hAnsi="Calibri" w:eastAsia="Calibri"/>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TOC 1.0">
    <w:name w:val="TOC 1"/>
    <w:next w:val="TOC 1.0"/>
    <w:pPr>
      <w:keepNext w:val="0"/>
      <w:keepLines w:val="0"/>
      <w:pageBreakBefore w:val="0"/>
      <w:widowControl w:val="1"/>
      <w:shd w:val="clear" w:color="auto" w:fill="auto"/>
      <w:tabs>
        <w:tab w:val="right" w:pos="10034" w:leader="dot"/>
      </w:tabs>
      <w:suppressAutoHyphens w:val="0"/>
      <w:bidi w:val="0"/>
      <w:spacing w:before="100" w:after="100" w:line="276" w:lineRule="auto"/>
      <w:ind w:left="0" w:right="0" w:firstLine="0"/>
      <w:jc w:val="left"/>
      <w:outlineLvl w:val="9"/>
    </w:pPr>
    <w:rPr>
      <w:rFonts w:ascii="Calibri" w:cs="Calibri" w:hAnsi="Calibri" w:eastAsia="Calibri"/>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Heading">
    <w:name w:val="Heading"/>
    <w:next w:val="Body"/>
    <w:pPr>
      <w:keepNext w:val="0"/>
      <w:keepLines w:val="0"/>
      <w:pageBreakBefore w:val="0"/>
      <w:widowControl w:val="1"/>
      <w:pBdr>
        <w:top w:val="single" w:color="4472c4" w:sz="24" w:space="0" w:shadow="0" w:frame="0"/>
        <w:left w:val="single" w:color="4472c4" w:sz="24" w:space="0" w:shadow="0" w:frame="0"/>
        <w:bottom w:val="single" w:color="4472c4" w:sz="24" w:space="0" w:shadow="0" w:frame="0"/>
        <w:right w:val="single" w:color="4472c4" w:sz="24" w:space="0" w:shadow="0" w:frame="0"/>
      </w:pBdr>
      <w:shd w:val="clear" w:color="auto" w:fill="4472c4"/>
      <w:suppressAutoHyphens w:val="0"/>
      <w:bidi w:val="0"/>
      <w:spacing w:before="100" w:after="0" w:line="276" w:lineRule="auto"/>
      <w:ind w:left="0" w:right="0" w:firstLine="0"/>
      <w:jc w:val="left"/>
      <w:outlineLvl w:val="0"/>
    </w:pPr>
    <w:rPr>
      <w:rFonts w:ascii="Calibri" w:cs="Calibri" w:hAnsi="Calibri" w:eastAsia="Calibri"/>
      <w:b w:val="0"/>
      <w:bCs w:val="0"/>
      <w:i w:val="0"/>
      <w:iCs w:val="0"/>
      <w:caps w:val="1"/>
      <w:strike w:val="0"/>
      <w:dstrike w:val="0"/>
      <w:outline w:val="0"/>
      <w:color w:val="ffffff"/>
      <w:spacing w:val="15"/>
      <w:kern w:val="0"/>
      <w:position w:val="0"/>
      <w:sz w:val="22"/>
      <w:szCs w:val="22"/>
      <w:u w:val="none" w:color="ffffff"/>
      <w:shd w:val="nil" w:color="auto" w:fill="auto"/>
      <w:vertAlign w:val="baseline"/>
      <w14:textOutline>
        <w14:noFill/>
      </w14:textOutline>
      <w14:textFill>
        <w14:solidFill>
          <w14:srgbClr w14:val="FFFFFF"/>
        </w14:solidFill>
      </w14:textFill>
    </w:rPr>
  </w:style>
  <w:style w:type="paragraph" w:styleId="TOC 2">
    <w:name w:val="TOC 2"/>
    <w:next w:val="TOC 2"/>
    <w:pPr>
      <w:keepNext w:val="0"/>
      <w:keepLines w:val="0"/>
      <w:pageBreakBefore w:val="0"/>
      <w:widowControl w:val="1"/>
      <w:shd w:val="clear" w:color="auto" w:fill="auto"/>
      <w:tabs>
        <w:tab w:val="right" w:pos="10034" w:leader="dot"/>
      </w:tabs>
      <w:suppressAutoHyphens w:val="0"/>
      <w:bidi w:val="0"/>
      <w:spacing w:before="100" w:after="100" w:line="276" w:lineRule="auto"/>
      <w:ind w:left="20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2">
    <w:name w:val="Heading 2"/>
    <w:next w:val="Body"/>
    <w:pPr>
      <w:keepNext w:val="0"/>
      <w:keepLines w:val="0"/>
      <w:pageBreakBefore w:val="0"/>
      <w:widowControl w:val="1"/>
      <w:pBdr>
        <w:top w:val="single" w:color="d9e2f3" w:sz="24" w:space="0" w:shadow="0" w:frame="0"/>
        <w:left w:val="single" w:color="d9e2f3" w:sz="24" w:space="0" w:shadow="0" w:frame="0"/>
        <w:bottom w:val="single" w:color="d9e2f3" w:sz="24" w:space="0" w:shadow="0" w:frame="0"/>
        <w:right w:val="single" w:color="d9e2f3" w:sz="24" w:space="0" w:shadow="0" w:frame="0"/>
      </w:pBdr>
      <w:shd w:val="clear" w:color="auto" w:fill="d9e2f3"/>
      <w:suppressAutoHyphens w:val="0"/>
      <w:bidi w:val="0"/>
      <w:spacing w:before="100" w:after="0" w:line="276" w:lineRule="auto"/>
      <w:ind w:left="0" w:right="0" w:firstLine="0"/>
      <w:jc w:val="left"/>
      <w:outlineLvl w:val="1"/>
    </w:pPr>
    <w:rPr>
      <w:rFonts w:ascii="Calibri" w:cs="Calibri" w:hAnsi="Calibri" w:eastAsia="Calibri"/>
      <w:b w:val="0"/>
      <w:bCs w:val="0"/>
      <w:i w:val="0"/>
      <w:iCs w:val="0"/>
      <w:caps w:val="1"/>
      <w:strike w:val="0"/>
      <w:dstrike w:val="0"/>
      <w:outline w:val="0"/>
      <w:color w:val="000000"/>
      <w:spacing w:val="15"/>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10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8"/>
      </w:numPr>
    </w:pPr>
  </w:style>
  <w:style w:type="numbering" w:styleId="Imported Style 15">
    <w:name w:val="Imported Style 15"/>
    <w:pPr>
      <w:numPr>
        <w:numId w:val="30"/>
      </w:numPr>
    </w:pPr>
  </w:style>
  <w:style w:type="numbering" w:styleId="Imported Style 16">
    <w:name w:val="Imported Style 16"/>
    <w:pPr>
      <w:numPr>
        <w:numId w:val="32"/>
      </w:numPr>
    </w:pPr>
  </w:style>
  <w:style w:type="numbering" w:styleId="Imported Style 17">
    <w:name w:val="Imported Style 17"/>
    <w:pPr>
      <w:numPr>
        <w:numId w:val="36"/>
      </w:numPr>
    </w:pPr>
  </w:style>
  <w:style w:type="numbering" w:styleId="Imported Style 18">
    <w:name w:val="Imported Style 18"/>
    <w:pPr>
      <w:numPr>
        <w:numId w:val="38"/>
      </w:numPr>
    </w:pPr>
  </w:style>
  <w:style w:type="numbering" w:styleId="Imported Style 19">
    <w:name w:val="Imported Style 19"/>
    <w:pPr>
      <w:numPr>
        <w:numId w:val="40"/>
      </w:numPr>
    </w:pPr>
  </w:style>
  <w:style w:type="numbering" w:styleId="Imported Style 20">
    <w:name w:val="Imported Style 20"/>
    <w:pPr>
      <w:numPr>
        <w:numId w:val="42"/>
      </w:numPr>
    </w:pPr>
  </w:style>
  <w:style w:type="numbering" w:styleId="Imported Style 21">
    <w:name w:val="Imported Style 21"/>
    <w:pPr>
      <w:numPr>
        <w:numId w:val="44"/>
      </w:numPr>
    </w:pPr>
  </w:style>
  <w:style w:type="numbering" w:styleId="Imported Style 22">
    <w:name w:val="Imported Style 22"/>
    <w:pPr>
      <w:numPr>
        <w:numId w:val="47"/>
      </w:numPr>
    </w:pPr>
  </w:style>
  <w:style w:type="numbering" w:styleId="Imported Style 24">
    <w:name w:val="Imported Style 24"/>
    <w:pPr>
      <w:numPr>
        <w:numId w:val="51"/>
      </w:numPr>
    </w:pPr>
  </w:style>
  <w:style w:type="numbering" w:styleId="Imported Style 25">
    <w:name w:val="Imported Style 25"/>
    <w:pPr>
      <w:numPr>
        <w:numId w:val="53"/>
      </w:numPr>
    </w:pPr>
  </w:style>
  <w:style w:type="numbering" w:styleId="Imported Style 26">
    <w:name w:val="Imported Style 26"/>
    <w:pPr>
      <w:numPr>
        <w:numId w:val="55"/>
      </w:numPr>
    </w:pPr>
  </w:style>
  <w:style w:type="numbering" w:styleId="Imported Style 27">
    <w:name w:val="Imported Style 27"/>
    <w:pPr>
      <w:numPr>
        <w:numId w:val="58"/>
      </w:numPr>
    </w:pPr>
  </w:style>
  <w:style w:type="numbering" w:styleId="Imported Style 28">
    <w:name w:val="Imported Style 28"/>
    <w:pPr>
      <w:numPr>
        <w:numId w:val="61"/>
      </w:numPr>
    </w:pPr>
  </w:style>
  <w:style w:type="numbering" w:styleId="Imported Style 29">
    <w:name w:val="Imported Style 29"/>
    <w:pPr>
      <w:numPr>
        <w:numId w:val="63"/>
      </w:numPr>
    </w:pPr>
  </w:style>
  <w:style w:type="numbering" w:styleId="Imported Style 30">
    <w:name w:val="Imported Style 30"/>
    <w:pPr>
      <w:numPr>
        <w:numId w:val="65"/>
      </w:numPr>
    </w:pPr>
  </w:style>
  <w:style w:type="numbering" w:styleId="Imported Style 31">
    <w:name w:val="Imported Style 31"/>
    <w:pPr>
      <w:numPr>
        <w:numId w:val="67"/>
      </w:numPr>
    </w:pPr>
  </w:style>
  <w:style w:type="numbering" w:styleId="Imported Style 32">
    <w:name w:val="Imported Style 32"/>
    <w:pPr>
      <w:numPr>
        <w:numId w:val="70"/>
      </w:numPr>
    </w:pPr>
  </w:style>
  <w:style w:type="numbering" w:styleId="Imported Style 33">
    <w:name w:val="Imported Style 33"/>
    <w:pPr>
      <w:numPr>
        <w:numId w:val="73"/>
      </w:numPr>
    </w:pPr>
  </w:style>
  <w:style w:type="numbering" w:styleId="Imported Style 34">
    <w:name w:val="Imported Style 34"/>
    <w:pPr>
      <w:numPr>
        <w:numId w:val="75"/>
      </w:numPr>
    </w:pPr>
  </w:style>
  <w:style w:type="numbering" w:styleId="Imported Style 35">
    <w:name w:val="Imported Style 35"/>
    <w:pPr>
      <w:numPr>
        <w:numId w:val="77"/>
      </w:numPr>
    </w:pPr>
  </w:style>
  <w:style w:type="numbering" w:styleId="Imported Style 36">
    <w:name w:val="Imported Style 36"/>
    <w:pPr>
      <w:numPr>
        <w:numId w:val="79"/>
      </w:numPr>
    </w:pPr>
  </w:style>
  <w:style w:type="numbering" w:styleId="Imported Style 37">
    <w:name w:val="Imported Style 37"/>
    <w:pPr>
      <w:numPr>
        <w:numId w:val="81"/>
      </w:numPr>
    </w:pPr>
  </w:style>
  <w:style w:type="numbering" w:styleId="Imported Style 38">
    <w:name w:val="Imported Style 38"/>
    <w:pPr>
      <w:numPr>
        <w:numId w:val="83"/>
      </w:numPr>
    </w:pPr>
  </w:style>
  <w:style w:type="numbering" w:styleId="Imported Style 39">
    <w:name w:val="Imported Style 39"/>
    <w:pPr>
      <w:numPr>
        <w:numId w:val="85"/>
      </w:numPr>
    </w:pPr>
  </w:style>
  <w:style w:type="numbering" w:styleId="Imported Style 40">
    <w:name w:val="Imported Style 40"/>
    <w:pPr>
      <w:numPr>
        <w:numId w:val="87"/>
      </w:numPr>
    </w:pPr>
  </w:style>
  <w:style w:type="numbering" w:styleId="Imported Style 41">
    <w:name w:val="Imported Style 41"/>
    <w:pPr>
      <w:numPr>
        <w:numId w:val="89"/>
      </w:numPr>
    </w:pPr>
  </w:style>
  <w:style w:type="numbering" w:styleId="Imported Style 42">
    <w:name w:val="Imported Style 42"/>
    <w:pPr>
      <w:numPr>
        <w:numId w:val="91"/>
      </w:numPr>
    </w:pPr>
  </w:style>
  <w:style w:type="numbering" w:styleId="Imported Style 43">
    <w:name w:val="Imported Style 43"/>
    <w:pPr>
      <w:numPr>
        <w:numId w:val="93"/>
      </w:numPr>
    </w:pPr>
  </w:style>
  <w:style w:type="numbering" w:styleId="Imported Style 44">
    <w:name w:val="Imported Style 44"/>
    <w:pPr>
      <w:numPr>
        <w:numId w:val="95"/>
      </w:numPr>
    </w:pPr>
  </w:style>
  <w:style w:type="numbering" w:styleId="Imported Style 45">
    <w:name w:val="Imported Style 45"/>
    <w:pPr>
      <w:numPr>
        <w:numId w:val="97"/>
      </w:numPr>
    </w:pPr>
  </w:style>
  <w:style w:type="numbering" w:styleId="Imported Style 46">
    <w:name w:val="Imported Style 46"/>
    <w:pPr>
      <w:numPr>
        <w:numId w:val="99"/>
      </w:numPr>
    </w:pPr>
  </w:style>
  <w:style w:type="numbering" w:styleId="Imported Style 47">
    <w:name w:val="Imported Style 47"/>
    <w:pPr>
      <w:numPr>
        <w:numId w:val="101"/>
      </w:numPr>
    </w:pPr>
  </w:style>
  <w:style w:type="numbering" w:styleId="Imported Style 48">
    <w:name w:val="Imported Style 48"/>
    <w:pPr>
      <w:numPr>
        <w:numId w:val="104"/>
      </w:numPr>
    </w:pPr>
  </w:style>
  <w:style w:type="numbering" w:styleId="Imported Style 49">
    <w:name w:val="Imported Style 49"/>
    <w:pPr>
      <w:numPr>
        <w:numId w:val="107"/>
      </w:numPr>
    </w:pPr>
  </w:style>
  <w:style w:type="numbering" w:styleId="Imported Style 50">
    <w:name w:val="Imported Style 50"/>
    <w:pPr>
      <w:numPr>
        <w:numId w:val="109"/>
      </w:numPr>
    </w:pPr>
  </w:style>
  <w:style w:type="numbering" w:styleId="Imported Style 51">
    <w:name w:val="Imported Style 51"/>
    <w:pPr>
      <w:numPr>
        <w:numId w:val="111"/>
      </w:numPr>
    </w:pPr>
  </w:style>
  <w:style w:type="numbering" w:styleId="Imported Style 52">
    <w:name w:val="Imported Style 52"/>
    <w:pPr>
      <w:numPr>
        <w:numId w:val="113"/>
      </w:numPr>
    </w:pPr>
  </w:style>
  <w:style w:type="numbering" w:styleId="Imported Style 53">
    <w:name w:val="Imported Style 53"/>
    <w:pPr>
      <w:numPr>
        <w:numId w:val="115"/>
      </w:numPr>
    </w:pPr>
  </w:style>
  <w:style w:type="numbering" w:styleId="Imported Style 54">
    <w:name w:val="Imported Style 54"/>
    <w:pPr>
      <w:numPr>
        <w:numId w:val="117"/>
      </w:numPr>
    </w:pPr>
  </w:style>
  <w:style w:type="numbering" w:styleId="Imported Style 55">
    <w:name w:val="Imported Style 55"/>
    <w:pPr>
      <w:numPr>
        <w:numId w:val="119"/>
      </w:numPr>
    </w:pPr>
  </w:style>
  <w:style w:type="numbering" w:styleId="Imported Style 56">
    <w:name w:val="Imported Style 56"/>
    <w:pPr>
      <w:numPr>
        <w:numId w:val="121"/>
      </w:numPr>
    </w:pPr>
  </w:style>
  <w:style w:type="numbering" w:styleId="Imported Style 57">
    <w:name w:val="Imported Style 57"/>
    <w:pPr>
      <w:numPr>
        <w:numId w:val="123"/>
      </w:numPr>
    </w:pPr>
  </w:style>
  <w:style w:type="numbering" w:styleId="Imported Style 58">
    <w:name w:val="Imported Style 58"/>
    <w:pPr>
      <w:numPr>
        <w:numId w:val="125"/>
      </w:numPr>
    </w:pPr>
  </w:style>
  <w:style w:type="numbering" w:styleId="Imported Style 59">
    <w:name w:val="Imported Style 59"/>
    <w:pPr>
      <w:numPr>
        <w:numId w:val="128"/>
      </w:numPr>
    </w:pPr>
  </w:style>
  <w:style w:type="numbering" w:styleId="Imported Style 60">
    <w:name w:val="Imported Style 60"/>
    <w:pPr>
      <w:numPr>
        <w:numId w:val="130"/>
      </w:numPr>
    </w:pPr>
  </w:style>
  <w:style w:type="numbering" w:styleId="Imported Style 61">
    <w:name w:val="Imported Style 61"/>
    <w:pPr>
      <w:numPr>
        <w:numId w:val="133"/>
      </w:numPr>
    </w:pPr>
  </w:style>
  <w:style w:type="numbering" w:styleId="Imported Style 62">
    <w:name w:val="Imported Style 62"/>
    <w:pPr>
      <w:numPr>
        <w:numId w:val="135"/>
      </w:numPr>
    </w:pPr>
  </w:style>
  <w:style w:type="numbering" w:styleId="Imported Style 63">
    <w:name w:val="Imported Style 63"/>
    <w:pPr>
      <w:numPr>
        <w:numId w:val="137"/>
      </w:numPr>
    </w:pPr>
  </w:style>
  <w:style w:type="numbering" w:styleId="Imported Style 64">
    <w:name w:val="Imported Style 64"/>
    <w:pPr>
      <w:numPr>
        <w:numId w:val="139"/>
      </w:numPr>
    </w:pPr>
  </w:style>
  <w:style w:type="numbering" w:styleId="Imported Style 65">
    <w:name w:val="Imported Style 65"/>
    <w:pPr>
      <w:numPr>
        <w:numId w:val="141"/>
      </w:numPr>
    </w:pPr>
  </w:style>
  <w:style w:type="numbering" w:styleId="Imported Style 66">
    <w:name w:val="Imported Style 66"/>
    <w:pPr>
      <w:numPr>
        <w:numId w:val="144"/>
      </w:numPr>
    </w:pPr>
  </w:style>
  <w:style w:type="numbering" w:styleId="Imported Style 67">
    <w:name w:val="Imported Style 67"/>
    <w:pPr>
      <w:numPr>
        <w:numId w:val="146"/>
      </w:numPr>
    </w:pPr>
  </w:style>
  <w:style w:type="numbering" w:styleId="Imported Style 68">
    <w:name w:val="Imported Style 68"/>
    <w:pPr>
      <w:numPr>
        <w:numId w:val="148"/>
      </w:numPr>
    </w:pPr>
  </w:style>
  <w:style w:type="numbering" w:styleId="Imported Style 69">
    <w:name w:val="Imported Style 69"/>
    <w:pPr>
      <w:numPr>
        <w:numId w:val="150"/>
      </w:numPr>
    </w:pPr>
  </w:style>
  <w:style w:type="numbering" w:styleId="Imported Style 70">
    <w:name w:val="Imported Style 70"/>
    <w:pPr>
      <w:numPr>
        <w:numId w:val="153"/>
      </w:numPr>
    </w:pPr>
  </w:style>
  <w:style w:type="numbering" w:styleId="Imported Style 71">
    <w:name w:val="Imported Style 71"/>
    <w:pPr>
      <w:numPr>
        <w:numId w:val="155"/>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ctivity">
    <w:name w:val="activity"/>
    <w:next w:val="activity"/>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u w:color="373a3c"/>
    </w:rPr>
  </w:style>
  <w:style w:type="numbering" w:styleId="Imported Style 72">
    <w:name w:val="Imported Style 72"/>
    <w:pPr>
      <w:numPr>
        <w:numId w:val="15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6.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header" Target="header3.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theme" Target="theme/theme1.xml"/></Relationships>

</file>

<file path=word/_rels/numbering.xml.rels><?xml version="1.0" encoding="UTF-8"?>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